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B2A4A" w:val="clear"/>
            <w:tcMar>
              <w:top w:type="dxa" w:w="600"/>
              <w:left w:type="dxa" w:w="400"/>
              <w:bottom w:type="dxa" w:w="600"/>
              <w:right w:type="dxa" w:w="400"/>
            </w:tcMar>
          </w:tcPr>
          <w:p>
            <w:pPr>
              <w:spacing w:after="80" w:before="0"/>
              <w:jc w:val="center"/>
            </w:pPr>
            <w:r>
              <w:rPr>
                <w:rFonts w:ascii="Arial" w:cs="Arial" w:eastAsia="Arial" w:hAnsi="Arial"/>
                <w:b/>
                <w:bCs/>
                <w:color w:val="FFFFFF"/>
                <w:sz w:val="56"/>
                <w:szCs w:val="56"/>
              </w:rPr>
              <w:t xml:space="preserve">MICRO-SAAS FACTORY</w:t>
            </w:r>
          </w:p>
          <w:p>
            <w:pPr>
              <w:spacing w:after="80" w:before="0"/>
              <w:jc w:val="center"/>
            </w:pPr>
            <w:r>
              <w:rPr>
                <w:rFonts w:ascii="Arial" w:cs="Arial" w:eastAsia="Arial" w:hAnsi="Arial"/>
                <w:b/>
                <w:bCs/>
                <w:color w:val="14FFEC"/>
                <w:sz w:val="36"/>
                <w:szCs w:val="36"/>
              </w:rPr>
              <w:t xml:space="preserve">ULTIMATE BUILD &amp; MONETIZE PLAN</w:t>
            </w:r>
          </w:p>
          <w:p>
            <w:pPr>
              <w:spacing w:after="0" w:before="160"/>
              <w:jc w:val="center"/>
            </w:pPr>
            <w:r>
              <w:rPr>
                <w:rFonts w:ascii="Arial" w:cs="Arial" w:eastAsia="Arial" w:hAnsi="Arial"/>
                <w:color w:val="0D7377"/>
                <w:sz w:val="20"/>
                <w:szCs w:val="20"/>
              </w:rPr>
              <w:t xml:space="preserve">━━━━━━━━━━━━━━━━━━━━━━━━━━━━━━━━━━━━━━━━</w:t>
            </w:r>
          </w:p>
          <w:p>
            <w:pPr>
              <w:spacing w:after="0" w:before="120"/>
              <w:jc w:val="center"/>
            </w:pPr>
            <w:r>
              <w:rPr>
                <w:rFonts w:ascii="Arial" w:cs="Arial" w:eastAsia="Arial" w:hAnsi="Arial"/>
                <w:color w:val="F4F6F9"/>
                <w:sz w:val="20"/>
                <w:szCs w:val="20"/>
              </w:rPr>
              <w:t xml:space="preserve">GCP-Native Architecture  ·  AI-Powered Development  ·  Multi-Product Monetization</w:t>
            </w:r>
          </w:p>
        </w:tc>
      </w:tr>
    </w:tbl>
    <w:p>
      <w:pPr>
        <w:spacing w:after="12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5CDD8" w:sz="1"/>
              <w:left w:val="single" w:color="C5CDD8" w:sz="1"/>
              <w:bottom w:val="single" w:color="C5CDD8" w:sz="1"/>
              <w:right w:val="single" w:color="C5CDD8" w:sz="1"/>
            </w:tcBorders>
            <w:shd w:fill="F4F6F9" w:val="clear"/>
            <w:tcMar>
              <w:top w:type="dxa" w:w="100"/>
              <w:left w:type="dxa" w:w="140"/>
              <w:bottom w:type="dxa" w:w="100"/>
              <w:right w:type="dxa" w:w="140"/>
            </w:tcMar>
          </w:tcPr>
          <w:p>
            <w:r>
              <w:rPr>
                <w:rFonts w:ascii="Arial" w:cs="Arial" w:eastAsia="Arial" w:hAnsi="Arial"/>
                <w:color w:val="6B7A8D"/>
                <w:sz w:val="18"/>
                <w:szCs w:val="18"/>
              </w:rPr>
              <w:t xml:space="preserve">Prepared For</w:t>
            </w:r>
          </w:p>
          <w:p>
            <w:r>
              <w:rPr>
                <w:rFonts w:ascii="Arial" w:cs="Arial" w:eastAsia="Arial" w:hAnsi="Arial"/>
                <w:b/>
                <w:bCs/>
                <w:color w:val="1B2A4A"/>
                <w:sz w:val="22"/>
                <w:szCs w:val="22"/>
              </w:rPr>
              <w:t xml:space="preserve">Nay Linn Aung</w:t>
            </w:r>
          </w:p>
          <w:p>
            <w:r>
              <w:rPr>
                <w:rFonts w:ascii="Arial" w:cs="Arial" w:eastAsia="Arial" w:hAnsi="Arial"/>
                <w:color w:val="1A1A2E"/>
                <w:sz w:val="19"/>
                <w:szCs w:val="19"/>
              </w:rPr>
              <w:t xml:space="preserve">Sr. Automation &amp; Robotics Engineer</w:t>
            </w:r>
          </w:p>
          <w:p>
            <w:r>
              <w:rPr>
                <w:rFonts w:ascii="Arial" w:cs="Arial" w:eastAsia="Arial" w:hAnsi="Arial"/>
                <w:color w:val="0D7377"/>
                <w:sz w:val="19"/>
                <w:szCs w:val="19"/>
              </w:rPr>
              <w:t xml:space="preserve">Founder · QC+AI Studio</w:t>
            </w:r>
          </w:p>
        </w:tc>
        <w:tc>
          <w:tcPr>
            <w:tcW w:type="dxa" w:w="4680"/>
            <w:tcBorders>
              <w:top w:val="single" w:color="C5CDD8" w:sz="1"/>
              <w:left w:val="single" w:color="C5CDD8" w:sz="1"/>
              <w:bottom w:val="single" w:color="C5CDD8" w:sz="1"/>
              <w:right w:val="single" w:color="C5CDD8" w:sz="1"/>
            </w:tcBorders>
            <w:shd w:fill="F4F6F9" w:val="clear"/>
            <w:tcMar>
              <w:top w:type="dxa" w:w="100"/>
              <w:left w:type="dxa" w:w="140"/>
              <w:bottom w:type="dxa" w:w="100"/>
              <w:right w:type="dxa" w:w="140"/>
            </w:tcMar>
          </w:tcPr>
          <w:p>
            <w:r>
              <w:rPr>
                <w:rFonts w:ascii="Arial" w:cs="Arial" w:eastAsia="Arial" w:hAnsi="Arial"/>
                <w:color w:val="6B7A8D"/>
                <w:sz w:val="18"/>
                <w:szCs w:val="18"/>
              </w:rPr>
              <w:t xml:space="preserve">Document Details</w:t>
            </w:r>
          </w:p>
          <w:p>
            <w:r>
              <w:rPr>
                <w:rFonts w:ascii="Arial" w:cs="Arial" w:eastAsia="Arial" w:hAnsi="Arial"/>
                <w:b/>
                <w:bCs/>
                <w:color w:val="1B2A4A"/>
                <w:sz w:val="19"/>
                <w:szCs w:val="19"/>
              </w:rPr>
              <w:t xml:space="preserve">Version: 2.0 (GCP-Native)</w:t>
            </w:r>
          </w:p>
          <w:p>
            <w:r>
              <w:rPr>
                <w:rFonts w:ascii="Arial" w:cs="Arial" w:eastAsia="Arial" w:hAnsi="Arial"/>
                <w:color w:val="1A1A2E"/>
                <w:sz w:val="19"/>
                <w:szCs w:val="19"/>
              </w:rPr>
              <w:t xml:space="preserve">Date: April 15, 2026</w:t>
            </w:r>
          </w:p>
          <w:p>
            <w:r>
              <w:rPr>
                <w:rFonts w:ascii="Arial" w:cs="Arial" w:eastAsia="Arial" w:hAnsi="Arial"/>
                <w:color w:val="1A1A2E"/>
                <w:sz w:val="19"/>
                <w:szCs w:val="19"/>
              </w:rPr>
              <w:t xml:space="preserve">Classification: Confidential Strategy</w:t>
            </w:r>
          </w:p>
        </w:tc>
      </w:tr>
    </w:tbl>
    <w:p>
      <w:pPr>
        <w:spacing w:after="12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5CDD8" w:sz="1"/>
              <w:left w:val="single" w:color="C5CDD8" w:sz="1"/>
              <w:bottom w:val="single" w:color="C5CDD8" w:sz="1"/>
              <w:right w:val="single" w:color="C5CDD8" w:sz="1"/>
            </w:tcBorders>
            <w:shd w:fill="1B2A4A" w:val="clear"/>
            <w:tcMar>
              <w:top w:type="dxa" w:w="100"/>
              <w:left w:type="dxa" w:w="140"/>
              <w:bottom w:type="dxa" w:w="100"/>
              <w:right w:type="dxa" w:w="140"/>
            </w:tcMar>
            <w:vAlign w:val="center"/>
          </w:tcPr>
          <w:p>
            <w:pPr>
              <w:jc w:val="center"/>
            </w:pPr>
            <w:del w:id="1030" w:author="Claude" w:date="2026-04-15T00:00:00Z">
              <w:r>
                <w:rPr>
                  <w:rFonts w:ascii="Arial" w:cs="Arial" w:eastAsia="Arial" w:hAnsi="Arial"/>
                  <w:b/>
                  <w:bCs/>
                  <w:color w:val="FFFFFF"/>
                  <w:sz w:val="32"/>
                  <w:szCs w:val="32"/>
                </w:rPr>
                <w:delText xml:space="preserve">$1,052</w:delText>
              </w:r>
            </w:del>
            <w:ins w:id="1031" w:author="Claude" w:date="2026-04-15T00:00:00Z">
              <w:r>
                <w:rPr>
                  <w:rFonts w:ascii="Arial" w:cs="Arial" w:eastAsia="Arial" w:hAnsi="Arial"/>
                  <w:b/>
                  <w:bCs/>
                  <w:color w:val="FFFFFF"/>
                  <w:sz w:val="32"/>
                  <w:szCs w:val="32"/>
                </w:rPr>
                <w:t xml:space="preserve">$702</w:t>
              </w:r>
            </w:ins>
          </w:p>
          <w:p>
            <w:pPr>
              <w:jc w:val="center"/>
            </w:pPr>
            <w:r>
              <w:rPr>
                <w:rFonts w:ascii="Arial" w:cs="Arial" w:eastAsia="Arial" w:hAnsi="Arial"/>
                <w:color w:val="FFFFFF"/>
                <w:sz w:val="16"/>
                <w:szCs w:val="16"/>
              </w:rPr>
              <w:t xml:space="preserve">Max Year 1 Startup Cost</w:t>
            </w:r>
          </w:p>
        </w:tc>
        <w:tc>
          <w:tcPr>
            <w:tcW w:type="dxa" w:w="2340"/>
            <w:tcBorders>
              <w:top w:val="single" w:color="C5CDD8" w:sz="1"/>
              <w:left w:val="single" w:color="C5CDD8" w:sz="1"/>
              <w:bottom w:val="single" w:color="C5CDD8" w:sz="1"/>
              <w:right w:val="single" w:color="C5CDD8" w:sz="1"/>
            </w:tcBorders>
            <w:shd w:fill="0D7377" w:val="clear"/>
            <w:tcMar>
              <w:top w:type="dxa" w:w="100"/>
              <w:left w:type="dxa" w:w="140"/>
              <w:bottom w:type="dxa" w:w="100"/>
              <w:right w:type="dxa" w:w="140"/>
            </w:tcMar>
            <w:vAlign w:val="center"/>
          </w:tcPr>
          <w:p>
            <w:pPr>
              <w:jc w:val="center"/>
            </w:pPr>
            <w:r>
              <w:rPr>
                <w:rFonts w:ascii="Arial" w:cs="Arial" w:eastAsia="Arial" w:hAnsi="Arial"/>
                <w:b/>
                <w:bCs/>
                <w:color w:val="FFFFFF"/>
                <w:sz w:val="32"/>
                <w:szCs w:val="32"/>
              </w:rPr>
              <w:t xml:space="preserve">$1.28</w:t>
            </w:r>
          </w:p>
          <w:p>
            <w:pPr>
              <w:jc w:val="center"/>
            </w:pPr>
            <w:r>
              <w:rPr>
                <w:rFonts w:ascii="Arial" w:cs="Arial" w:eastAsia="Arial" w:hAnsi="Arial"/>
                <w:color w:val="FFFFFF"/>
                <w:sz w:val="16"/>
                <w:szCs w:val="16"/>
              </w:rPr>
              <w:t xml:space="preserve">Infrastructure / Month</w:t>
            </w:r>
          </w:p>
        </w:tc>
        <w:tc>
          <w:tcPr>
            <w:tcW w:type="dxa" w:w="2340"/>
            <w:tcBorders>
              <w:top w:val="single" w:color="C5CDD8" w:sz="1"/>
              <w:left w:val="single" w:color="C5CDD8" w:sz="1"/>
              <w:bottom w:val="single" w:color="C5CDD8" w:sz="1"/>
              <w:right w:val="single" w:color="C5CDD8" w:sz="1"/>
            </w:tcBorders>
            <w:shd w:fill="1D8A4C" w:val="clear"/>
            <w:tcMar>
              <w:top w:type="dxa" w:w="100"/>
              <w:left w:type="dxa" w:w="140"/>
              <w:bottom w:type="dxa" w:w="100"/>
              <w:right w:type="dxa" w:w="140"/>
            </w:tcMar>
            <w:vAlign w:val="center"/>
          </w:tcPr>
          <w:p>
            <w:pPr>
              <w:jc w:val="center"/>
            </w:pPr>
            <w:r>
              <w:rPr>
                <w:rFonts w:ascii="Arial" w:cs="Arial" w:eastAsia="Arial" w:hAnsi="Arial"/>
                <w:b/>
                <w:bCs/>
                <w:color w:val="FFFFFF"/>
                <w:sz w:val="32"/>
                <w:szCs w:val="32"/>
              </w:rPr>
              <w:t xml:space="preserve">$7K–$9K</w:t>
            </w:r>
          </w:p>
          <w:p>
            <w:pPr>
              <w:jc w:val="center"/>
            </w:pPr>
            <w:r>
              <w:rPr>
                <w:rFonts w:ascii="Arial" w:cs="Arial" w:eastAsia="Arial" w:hAnsi="Arial"/>
                <w:color w:val="FFFFFF"/>
                <w:sz w:val="16"/>
                <w:szCs w:val="16"/>
              </w:rPr>
              <w:t xml:space="preserve">Target Month-12 MRR</w:t>
            </w:r>
          </w:p>
        </w:tc>
        <w:tc>
          <w:tcPr>
            <w:tcW w:type="dxa" w:w="2340"/>
            <w:tcBorders>
              <w:top w:val="single" w:color="C5CDD8" w:sz="1"/>
              <w:left w:val="single" w:color="C5CDD8" w:sz="1"/>
              <w:bottom w:val="single" w:color="C5CDD8" w:sz="1"/>
              <w:right w:val="single" w:color="C5CDD8" w:sz="1"/>
            </w:tcBorders>
            <w:shd w:fill="F5A623" w:val="clear"/>
            <w:tcMar>
              <w:top w:type="dxa" w:w="100"/>
              <w:left w:type="dxa" w:w="140"/>
              <w:bottom w:type="dxa" w:w="100"/>
              <w:right w:type="dxa" w:w="140"/>
            </w:tcMar>
            <w:vAlign w:val="center"/>
          </w:tcPr>
          <w:p>
            <w:pPr>
              <w:jc w:val="center"/>
            </w:pPr>
            <w:r>
              <w:rPr>
                <w:rFonts w:ascii="Arial" w:cs="Arial" w:eastAsia="Arial" w:hAnsi="Arial"/>
                <w:b/>
                <w:bCs/>
                <w:color w:val="FFFFFF"/>
                <w:sz w:val="32"/>
                <w:szCs w:val="32"/>
              </w:rPr>
              <w:t xml:space="preserve">28 Days</w:t>
            </w:r>
          </w:p>
          <w:p>
            <w:pPr>
              <w:jc w:val="center"/>
            </w:pPr>
            <w:r>
              <w:rPr>
                <w:rFonts w:ascii="Arial" w:cs="Arial" w:eastAsia="Arial" w:hAnsi="Arial"/>
                <w:color w:val="FFFFFF"/>
                <w:sz w:val="16"/>
                <w:szCs w:val="16"/>
              </w:rPr>
              <w:t xml:space="preserve">Days to First Product</w:t>
            </w:r>
          </w:p>
        </w:tc>
      </w:tr>
    </w:tbl>
    <w:p>
      <w:r>
        <w:br w:type="page"/>
      </w:r>
    </w:p>
    <w:p>
      <w:pPr>
        <w:pStyle w:val="Heading1"/>
        <w:pBdr>
          <w:bottom w:val="single" w:color="0D7377" w:sz="8" w:space="1"/>
        </w:pBdr>
        <w:shd w:fill="1B2A4A" w:val="clear"/>
        <w:spacing w:after="240" w:before="360"/>
        <w:ind w:left="160"/>
      </w:pPr>
      <w:r>
        <w:rPr>
          <w:rFonts w:ascii="Arial" w:cs="Arial" w:eastAsia="Arial" w:hAnsi="Arial"/>
          <w:b/>
          <w:bCs/>
          <w:color w:val="FFFFFF"/>
          <w:sz w:val="32"/>
          <w:szCs w:val="32"/>
        </w:rPr>
        <w:t xml:space="preserve">TABLE OF CONTENTS</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560"/>
        <w:gridCol w:w="1000"/>
      </w:tblGrid>
      <w:tr>
        <w:tc>
          <w:tcPr>
            <w:tcW w:type="dxa" w:w="800"/>
            <w:tcBorders>
              <w:top w:val="none"/>
              <w:left w:val="none"/>
              <w:bottom w:val="none"/>
              <w:right w:val="none"/>
            </w:tcBorders>
            <w:shd w:fill="FFFFFF" w:val="clear"/>
            <w:tcMar>
              <w:top w:type="dxa" w:w="60"/>
              <w:left w:type="dxa" w:w="120"/>
              <w:bottom w:type="dxa" w:w="60"/>
              <w:right w:type="dxa" w:w="40"/>
            </w:tcMar>
          </w:tcPr>
          <w:p>
            <w:r>
              <w:rPr>
                <w:rFonts w:ascii="Arial" w:cs="Arial" w:eastAsia="Arial" w:hAnsi="Arial"/>
                <w:b/>
                <w:bCs/>
                <w:color w:val="0D7377"/>
                <w:sz w:val="19"/>
                <w:szCs w:val="19"/>
              </w:rPr>
              <w:t xml:space="preserve">1</w:t>
            </w:r>
          </w:p>
        </w:tc>
        <w:tc>
          <w:tcPr>
            <w:tcW w:type="dxa" w:w="7560"/>
            <w:tcBorders>
              <w:top w:val="none"/>
              <w:left w:val="none"/>
              <w:bottom w:val="none"/>
              <w:right w:val="none"/>
            </w:tcBorders>
            <w:shd w:fill="FFFFFF" w:val="clear"/>
            <w:tcMar>
              <w:top w:type="dxa" w:w="60"/>
              <w:left w:type="dxa" w:w="40"/>
              <w:bottom w:type="dxa" w:w="60"/>
              <w:right w:type="dxa" w:w="40"/>
            </w:tcMar>
          </w:tcPr>
          <w:p>
            <w:r>
              <w:rPr>
                <w:rFonts w:ascii="Arial" w:cs="Arial" w:eastAsia="Arial" w:hAnsi="Arial"/>
                <w:color w:val="1A1A2E"/>
                <w:sz w:val="19"/>
                <w:szCs w:val="19"/>
              </w:rPr>
              <w:t xml:space="preserve">Executive Summary &amp; Strategic Context</w:t>
            </w:r>
          </w:p>
        </w:tc>
        <w:tc>
          <w:tcPr>
            <w:tcW w:type="dxa" w:w="1000"/>
            <w:tcBorders>
              <w:top w:val="none"/>
              <w:left w:val="none"/>
              <w:bottom w:val="none"/>
              <w:right w:val="none"/>
            </w:tcBorders>
            <w:shd w:fill="FFFFFF" w:val="clear"/>
            <w:tcMar>
              <w:top w:type="dxa" w:w="60"/>
              <w:left w:type="dxa" w:w="40"/>
              <w:bottom w:type="dxa" w:w="60"/>
              <w:right w:type="dxa" w:w="120"/>
            </w:tcMar>
          </w:tcPr>
          <w:p>
            <w:pPr>
              <w:jc w:val="right"/>
            </w:pPr>
            <w:r>
              <w:rPr>
                <w:rFonts w:ascii="Arial" w:cs="Arial" w:eastAsia="Arial" w:hAnsi="Arial"/>
                <w:color w:val="6B7A8D"/>
                <w:sz w:val="19"/>
                <w:szCs w:val="19"/>
              </w:rPr>
              <w:t xml:space="preserve">3</w:t>
            </w:r>
          </w:p>
        </w:tc>
      </w:tr>
      <w:tr>
        <w:tc>
          <w:tcPr>
            <w:tcW w:type="dxa" w:w="800"/>
            <w:tcBorders>
              <w:top w:val="none"/>
              <w:left w:val="none"/>
              <w:bottom w:val="none"/>
              <w:right w:val="none"/>
            </w:tcBorders>
            <w:shd w:fill="F4F6F9" w:val="clear"/>
            <w:tcMar>
              <w:top w:type="dxa" w:w="60"/>
              <w:left w:type="dxa" w:w="120"/>
              <w:bottom w:type="dxa" w:w="60"/>
              <w:right w:type="dxa" w:w="40"/>
            </w:tcMar>
          </w:tcPr>
          <w:p>
            <w:r>
              <w:rPr>
                <w:rFonts w:ascii="Arial" w:cs="Arial" w:eastAsia="Arial" w:hAnsi="Arial"/>
                <w:b/>
                <w:bCs/>
                <w:color w:val="0D7377"/>
                <w:sz w:val="19"/>
                <w:szCs w:val="19"/>
              </w:rPr>
              <w:t xml:space="preserve">2</w:t>
            </w:r>
          </w:p>
        </w:tc>
        <w:tc>
          <w:tcPr>
            <w:tcW w:type="dxa" w:w="7560"/>
            <w:tcBorders>
              <w:top w:val="none"/>
              <w:left w:val="none"/>
              <w:bottom w:val="none"/>
              <w:right w:val="none"/>
            </w:tcBorders>
            <w:shd w:fill="F4F6F9" w:val="clear"/>
            <w:tcMar>
              <w:top w:type="dxa" w:w="60"/>
              <w:left w:type="dxa" w:w="40"/>
              <w:bottom w:type="dxa" w:w="60"/>
              <w:right w:type="dxa" w:w="40"/>
            </w:tcMar>
          </w:tcPr>
          <w:p>
            <w:r>
              <w:rPr>
                <w:rFonts w:ascii="Arial" w:cs="Arial" w:eastAsia="Arial" w:hAnsi="Arial"/>
                <w:color w:val="1A1A2E"/>
                <w:sz w:val="19"/>
                <w:szCs w:val="19"/>
              </w:rPr>
              <w:t xml:space="preserve">The Micro-SaaS Factory Model Explained</w:t>
            </w:r>
          </w:p>
        </w:tc>
        <w:tc>
          <w:tcPr>
            <w:tcW w:type="dxa" w:w="1000"/>
            <w:tcBorders>
              <w:top w:val="none"/>
              <w:left w:val="none"/>
              <w:bottom w:val="none"/>
              <w:right w:val="none"/>
            </w:tcBorders>
            <w:shd w:fill="F4F6F9" w:val="clear"/>
            <w:tcMar>
              <w:top w:type="dxa" w:w="60"/>
              <w:left w:type="dxa" w:w="40"/>
              <w:bottom w:type="dxa" w:w="60"/>
              <w:right w:type="dxa" w:w="120"/>
            </w:tcMar>
          </w:tcPr>
          <w:p>
            <w:pPr>
              <w:jc w:val="right"/>
            </w:pPr>
            <w:r>
              <w:rPr>
                <w:rFonts w:ascii="Arial" w:cs="Arial" w:eastAsia="Arial" w:hAnsi="Arial"/>
                <w:color w:val="6B7A8D"/>
                <w:sz w:val="19"/>
                <w:szCs w:val="19"/>
              </w:rPr>
              <w:t xml:space="preserve">4</w:t>
            </w:r>
          </w:p>
        </w:tc>
      </w:tr>
      <w:tr>
        <w:tc>
          <w:tcPr>
            <w:tcW w:type="dxa" w:w="800"/>
            <w:tcBorders>
              <w:top w:val="none"/>
              <w:left w:val="none"/>
              <w:bottom w:val="none"/>
              <w:right w:val="none"/>
            </w:tcBorders>
            <w:shd w:fill="FFFFFF" w:val="clear"/>
            <w:tcMar>
              <w:top w:type="dxa" w:w="60"/>
              <w:left w:type="dxa" w:w="120"/>
              <w:bottom w:type="dxa" w:w="60"/>
              <w:right w:type="dxa" w:w="40"/>
            </w:tcMar>
          </w:tcPr>
          <w:p>
            <w:r>
              <w:rPr>
                <w:rFonts w:ascii="Arial" w:cs="Arial" w:eastAsia="Arial" w:hAnsi="Arial"/>
                <w:b/>
                <w:bCs/>
                <w:color w:val="0D7377"/>
                <w:sz w:val="19"/>
                <w:szCs w:val="19"/>
              </w:rPr>
              <w:t xml:space="preserve">3</w:t>
            </w:r>
          </w:p>
        </w:tc>
        <w:tc>
          <w:tcPr>
            <w:tcW w:type="dxa" w:w="7560"/>
            <w:tcBorders>
              <w:top w:val="none"/>
              <w:left w:val="none"/>
              <w:bottom w:val="none"/>
              <w:right w:val="none"/>
            </w:tcBorders>
            <w:shd w:fill="FFFFFF" w:val="clear"/>
            <w:tcMar>
              <w:top w:type="dxa" w:w="60"/>
              <w:left w:type="dxa" w:w="40"/>
              <w:bottom w:type="dxa" w:w="60"/>
              <w:right w:type="dxa" w:w="40"/>
            </w:tcMar>
          </w:tcPr>
          <w:p>
            <w:r>
              <w:rPr>
                <w:rFonts w:ascii="Arial" w:cs="Arial" w:eastAsia="Arial" w:hAnsi="Arial"/>
                <w:color w:val="1A1A2E"/>
                <w:sz w:val="19"/>
                <w:szCs w:val="19"/>
              </w:rPr>
              <w:t xml:space="preserve">Market Intelligence &amp; Timing Analysis</w:t>
            </w:r>
          </w:p>
        </w:tc>
        <w:tc>
          <w:tcPr>
            <w:tcW w:type="dxa" w:w="1000"/>
            <w:tcBorders>
              <w:top w:val="none"/>
              <w:left w:val="none"/>
              <w:bottom w:val="none"/>
              <w:right w:val="none"/>
            </w:tcBorders>
            <w:shd w:fill="FFFFFF" w:val="clear"/>
            <w:tcMar>
              <w:top w:type="dxa" w:w="60"/>
              <w:left w:type="dxa" w:w="40"/>
              <w:bottom w:type="dxa" w:w="60"/>
              <w:right w:type="dxa" w:w="120"/>
            </w:tcMar>
          </w:tcPr>
          <w:p>
            <w:pPr>
              <w:jc w:val="right"/>
            </w:pPr>
            <w:r>
              <w:rPr>
                <w:rFonts w:ascii="Arial" w:cs="Arial" w:eastAsia="Arial" w:hAnsi="Arial"/>
                <w:color w:val="6B7A8D"/>
                <w:sz w:val="19"/>
                <w:szCs w:val="19"/>
              </w:rPr>
              <w:t xml:space="preserve">5</w:t>
            </w:r>
          </w:p>
        </w:tc>
      </w:tr>
      <w:tr>
        <w:tc>
          <w:tcPr>
            <w:tcW w:type="dxa" w:w="800"/>
            <w:tcBorders>
              <w:top w:val="none"/>
              <w:left w:val="none"/>
              <w:bottom w:val="none"/>
              <w:right w:val="none"/>
            </w:tcBorders>
            <w:shd w:fill="F4F6F9" w:val="clear"/>
            <w:tcMar>
              <w:top w:type="dxa" w:w="60"/>
              <w:left w:type="dxa" w:w="120"/>
              <w:bottom w:type="dxa" w:w="60"/>
              <w:right w:type="dxa" w:w="40"/>
            </w:tcMar>
          </w:tcPr>
          <w:p>
            <w:r>
              <w:rPr>
                <w:rFonts w:ascii="Arial" w:cs="Arial" w:eastAsia="Arial" w:hAnsi="Arial"/>
                <w:b/>
                <w:bCs/>
                <w:color w:val="0D7377"/>
                <w:sz w:val="19"/>
                <w:szCs w:val="19"/>
              </w:rPr>
              <w:t xml:space="preserve">4</w:t>
            </w:r>
          </w:p>
        </w:tc>
        <w:tc>
          <w:tcPr>
            <w:tcW w:type="dxa" w:w="7560"/>
            <w:tcBorders>
              <w:top w:val="none"/>
              <w:left w:val="none"/>
              <w:bottom w:val="none"/>
              <w:right w:val="none"/>
            </w:tcBorders>
            <w:shd w:fill="F4F6F9" w:val="clear"/>
            <w:tcMar>
              <w:top w:type="dxa" w:w="60"/>
              <w:left w:type="dxa" w:w="40"/>
              <w:bottom w:type="dxa" w:w="60"/>
              <w:right w:type="dxa" w:w="40"/>
            </w:tcMar>
          </w:tcPr>
          <w:p>
            <w:r>
              <w:rPr>
                <w:rFonts w:ascii="Arial" w:cs="Arial" w:eastAsia="Arial" w:hAnsi="Arial"/>
                <w:color w:val="1A1A2E"/>
                <w:sz w:val="19"/>
                <w:szCs w:val="19"/>
              </w:rPr>
              <w:t xml:space="preserve">GCP-Native Technology Stack</w:t>
            </w:r>
          </w:p>
        </w:tc>
        <w:tc>
          <w:tcPr>
            <w:tcW w:type="dxa" w:w="1000"/>
            <w:tcBorders>
              <w:top w:val="none"/>
              <w:left w:val="none"/>
              <w:bottom w:val="none"/>
              <w:right w:val="none"/>
            </w:tcBorders>
            <w:shd w:fill="F4F6F9" w:val="clear"/>
            <w:tcMar>
              <w:top w:type="dxa" w:w="60"/>
              <w:left w:type="dxa" w:w="40"/>
              <w:bottom w:type="dxa" w:w="60"/>
              <w:right w:type="dxa" w:w="120"/>
            </w:tcMar>
          </w:tcPr>
          <w:p>
            <w:pPr>
              <w:jc w:val="right"/>
            </w:pPr>
            <w:r>
              <w:rPr>
                <w:rFonts w:ascii="Arial" w:cs="Arial" w:eastAsia="Arial" w:hAnsi="Arial"/>
                <w:color w:val="6B7A8D"/>
                <w:sz w:val="19"/>
                <w:szCs w:val="19"/>
              </w:rPr>
              <w:t xml:space="preserve">6</w:t>
            </w:r>
          </w:p>
        </w:tc>
      </w:tr>
      <w:tr>
        <w:tc>
          <w:tcPr>
            <w:tcW w:type="dxa" w:w="800"/>
            <w:tcBorders>
              <w:top w:val="none"/>
              <w:left w:val="none"/>
              <w:bottom w:val="none"/>
              <w:right w:val="none"/>
            </w:tcBorders>
            <w:shd w:fill="FFFFFF" w:val="clear"/>
            <w:tcMar>
              <w:top w:type="dxa" w:w="60"/>
              <w:left w:type="dxa" w:w="120"/>
              <w:bottom w:type="dxa" w:w="60"/>
              <w:right w:type="dxa" w:w="40"/>
            </w:tcMar>
          </w:tcPr>
          <w:p>
            <w:r>
              <w:rPr>
                <w:rFonts w:ascii="Arial" w:cs="Arial" w:eastAsia="Arial" w:hAnsi="Arial"/>
                <w:b/>
                <w:bCs/>
                <w:color w:val="0D7377"/>
                <w:sz w:val="19"/>
                <w:szCs w:val="19"/>
              </w:rPr>
              <w:t xml:space="preserve">5</w:t>
            </w:r>
          </w:p>
        </w:tc>
        <w:tc>
          <w:tcPr>
            <w:tcW w:type="dxa" w:w="7560"/>
            <w:tcBorders>
              <w:top w:val="none"/>
              <w:left w:val="none"/>
              <w:bottom w:val="none"/>
              <w:right w:val="none"/>
            </w:tcBorders>
            <w:shd w:fill="FFFFFF" w:val="clear"/>
            <w:tcMar>
              <w:top w:type="dxa" w:w="60"/>
              <w:left w:type="dxa" w:w="40"/>
              <w:bottom w:type="dxa" w:w="60"/>
              <w:right w:type="dxa" w:w="40"/>
            </w:tcMar>
          </w:tcPr>
          <w:p>
            <w:r>
              <w:rPr>
                <w:rFonts w:ascii="Arial" w:cs="Arial" w:eastAsia="Arial" w:hAnsi="Arial"/>
                <w:color w:val="1A1A2E"/>
                <w:sz w:val="19"/>
                <w:szCs w:val="19"/>
              </w:rPr>
              <w:t xml:space="preserve">Credit Inventory &amp; Deployment Strategy</w:t>
            </w:r>
          </w:p>
        </w:tc>
        <w:tc>
          <w:tcPr>
            <w:tcW w:type="dxa" w:w="1000"/>
            <w:tcBorders>
              <w:top w:val="none"/>
              <w:left w:val="none"/>
              <w:bottom w:val="none"/>
              <w:right w:val="none"/>
            </w:tcBorders>
            <w:shd w:fill="FFFFFF" w:val="clear"/>
            <w:tcMar>
              <w:top w:type="dxa" w:w="60"/>
              <w:left w:type="dxa" w:w="40"/>
              <w:bottom w:type="dxa" w:w="60"/>
              <w:right w:type="dxa" w:w="120"/>
            </w:tcMar>
          </w:tcPr>
          <w:p>
            <w:pPr>
              <w:jc w:val="right"/>
            </w:pPr>
            <w:r>
              <w:rPr>
                <w:rFonts w:ascii="Arial" w:cs="Arial" w:eastAsia="Arial" w:hAnsi="Arial"/>
                <w:color w:val="6B7A8D"/>
                <w:sz w:val="19"/>
                <w:szCs w:val="19"/>
              </w:rPr>
              <w:t xml:space="preserve">8</w:t>
            </w:r>
          </w:p>
        </w:tc>
      </w:tr>
      <w:tr>
        <w:tc>
          <w:tcPr>
            <w:tcW w:type="dxa" w:w="800"/>
            <w:tcBorders>
              <w:top w:val="none"/>
              <w:left w:val="none"/>
              <w:bottom w:val="none"/>
              <w:right w:val="none"/>
            </w:tcBorders>
            <w:shd w:fill="F4F6F9" w:val="clear"/>
            <w:tcMar>
              <w:top w:type="dxa" w:w="60"/>
              <w:left w:type="dxa" w:w="120"/>
              <w:bottom w:type="dxa" w:w="60"/>
              <w:right w:type="dxa" w:w="40"/>
            </w:tcMar>
          </w:tcPr>
          <w:p>
            <w:r>
              <w:rPr>
                <w:rFonts w:ascii="Arial" w:cs="Arial" w:eastAsia="Arial" w:hAnsi="Arial"/>
                <w:b/>
                <w:bCs/>
                <w:color w:val="0D7377"/>
                <w:sz w:val="19"/>
                <w:szCs w:val="19"/>
              </w:rPr>
              <w:t xml:space="preserve">6</w:t>
            </w:r>
          </w:p>
        </w:tc>
        <w:tc>
          <w:tcPr>
            <w:tcW w:type="dxa" w:w="7560"/>
            <w:tcBorders>
              <w:top w:val="none"/>
              <w:left w:val="none"/>
              <w:bottom w:val="none"/>
              <w:right w:val="none"/>
            </w:tcBorders>
            <w:shd w:fill="F4F6F9" w:val="clear"/>
            <w:tcMar>
              <w:top w:type="dxa" w:w="60"/>
              <w:left w:type="dxa" w:w="40"/>
              <w:bottom w:type="dxa" w:w="60"/>
              <w:right w:type="dxa" w:w="40"/>
            </w:tcMar>
          </w:tcPr>
          <w:p>
            <w:r>
              <w:rPr>
                <w:rFonts w:ascii="Arial" w:cs="Arial" w:eastAsia="Arial" w:hAnsi="Arial"/>
                <w:color w:val="1A1A2E"/>
                <w:sz w:val="19"/>
                <w:szCs w:val="19"/>
              </w:rPr>
              <w:t xml:space="preserve">The 5-Layer Execution Framework</w:t>
            </w:r>
          </w:p>
        </w:tc>
        <w:tc>
          <w:tcPr>
            <w:tcW w:type="dxa" w:w="1000"/>
            <w:tcBorders>
              <w:top w:val="none"/>
              <w:left w:val="none"/>
              <w:bottom w:val="none"/>
              <w:right w:val="none"/>
            </w:tcBorders>
            <w:shd w:fill="F4F6F9" w:val="clear"/>
            <w:tcMar>
              <w:top w:type="dxa" w:w="60"/>
              <w:left w:type="dxa" w:w="40"/>
              <w:bottom w:type="dxa" w:w="60"/>
              <w:right w:type="dxa" w:w="120"/>
            </w:tcMar>
          </w:tcPr>
          <w:p>
            <w:pPr>
              <w:jc w:val="right"/>
            </w:pPr>
            <w:r>
              <w:rPr>
                <w:rFonts w:ascii="Arial" w:cs="Arial" w:eastAsia="Arial" w:hAnsi="Arial"/>
                <w:color w:val="6B7A8D"/>
                <w:sz w:val="19"/>
                <w:szCs w:val="19"/>
              </w:rPr>
              <w:t xml:space="preserve">9</w:t>
            </w:r>
          </w:p>
        </w:tc>
      </w:tr>
      <w:tr>
        <w:tc>
          <w:tcPr>
            <w:tcW w:type="dxa" w:w="800"/>
            <w:tcBorders>
              <w:top w:val="none"/>
              <w:left w:val="none"/>
              <w:bottom w:val="none"/>
              <w:right w:val="none"/>
            </w:tcBorders>
            <w:shd w:fill="FFFFFF" w:val="clear"/>
            <w:tcMar>
              <w:top w:type="dxa" w:w="60"/>
              <w:left w:type="dxa" w:w="120"/>
              <w:bottom w:type="dxa" w:w="60"/>
              <w:right w:type="dxa" w:w="40"/>
            </w:tcMar>
          </w:tcPr>
          <w:p>
            <w:r>
              <w:rPr>
                <w:rFonts w:ascii="Arial" w:cs="Arial" w:eastAsia="Arial" w:hAnsi="Arial"/>
                <w:b/>
                <w:bCs/>
                <w:color w:val="0D7377"/>
                <w:sz w:val="19"/>
                <w:szCs w:val="19"/>
              </w:rPr>
              <w:t xml:space="preserve">   6.1</w:t>
            </w:r>
          </w:p>
        </w:tc>
        <w:tc>
          <w:tcPr>
            <w:tcW w:type="dxa" w:w="7560"/>
            <w:tcBorders>
              <w:top w:val="none"/>
              <w:left w:val="none"/>
              <w:bottom w:val="none"/>
              <w:right w:val="none"/>
            </w:tcBorders>
            <w:shd w:fill="FFFFFF" w:val="clear"/>
            <w:tcMar>
              <w:top w:type="dxa" w:w="60"/>
              <w:left w:type="dxa" w:w="40"/>
              <w:bottom w:type="dxa" w:w="60"/>
              <w:right w:type="dxa" w:w="40"/>
            </w:tcMar>
          </w:tcPr>
          <w:p>
            <w:r>
              <w:rPr>
                <w:rFonts w:ascii="Arial" w:cs="Arial" w:eastAsia="Arial" w:hAnsi="Arial"/>
                <w:color w:val="1A1A2E"/>
                <w:sz w:val="19"/>
                <w:szCs w:val="19"/>
              </w:rPr>
              <w:t xml:space="preserve">Layer 1 — Pain Point Research &amp; Validation</w:t>
            </w:r>
          </w:p>
        </w:tc>
        <w:tc>
          <w:tcPr>
            <w:tcW w:type="dxa" w:w="1000"/>
            <w:tcBorders>
              <w:top w:val="none"/>
              <w:left w:val="none"/>
              <w:bottom w:val="none"/>
              <w:right w:val="none"/>
            </w:tcBorders>
            <w:shd w:fill="FFFFFF" w:val="clear"/>
            <w:tcMar>
              <w:top w:type="dxa" w:w="60"/>
              <w:left w:type="dxa" w:w="40"/>
              <w:bottom w:type="dxa" w:w="60"/>
              <w:right w:type="dxa" w:w="120"/>
            </w:tcMar>
          </w:tcPr>
          <w:p>
            <w:pPr>
              <w:jc w:val="right"/>
            </w:pPr>
            <w:r>
              <w:rPr>
                <w:rFonts w:ascii="Arial" w:cs="Arial" w:eastAsia="Arial" w:hAnsi="Arial"/>
                <w:color w:val="6B7A8D"/>
                <w:sz w:val="19"/>
                <w:szCs w:val="19"/>
              </w:rPr>
              <w:t xml:space="preserve">9</w:t>
            </w:r>
          </w:p>
        </w:tc>
      </w:tr>
      <w:tr>
        <w:tc>
          <w:tcPr>
            <w:tcW w:type="dxa" w:w="800"/>
            <w:tcBorders>
              <w:top w:val="none"/>
              <w:left w:val="none"/>
              <w:bottom w:val="none"/>
              <w:right w:val="none"/>
            </w:tcBorders>
            <w:shd w:fill="F4F6F9" w:val="clear"/>
            <w:tcMar>
              <w:top w:type="dxa" w:w="60"/>
              <w:left w:type="dxa" w:w="120"/>
              <w:bottom w:type="dxa" w:w="60"/>
              <w:right w:type="dxa" w:w="40"/>
            </w:tcMar>
          </w:tcPr>
          <w:p>
            <w:r>
              <w:rPr>
                <w:rFonts w:ascii="Arial" w:cs="Arial" w:eastAsia="Arial" w:hAnsi="Arial"/>
                <w:b/>
                <w:bCs/>
                <w:color w:val="0D7377"/>
                <w:sz w:val="19"/>
                <w:szCs w:val="19"/>
              </w:rPr>
              <w:t xml:space="preserve">   6.2</w:t>
            </w:r>
          </w:p>
        </w:tc>
        <w:tc>
          <w:tcPr>
            <w:tcW w:type="dxa" w:w="7560"/>
            <w:tcBorders>
              <w:top w:val="none"/>
              <w:left w:val="none"/>
              <w:bottom w:val="none"/>
              <w:right w:val="none"/>
            </w:tcBorders>
            <w:shd w:fill="F4F6F9" w:val="clear"/>
            <w:tcMar>
              <w:top w:type="dxa" w:w="60"/>
              <w:left w:type="dxa" w:w="40"/>
              <w:bottom w:type="dxa" w:w="60"/>
              <w:right w:type="dxa" w:w="40"/>
            </w:tcMar>
          </w:tcPr>
          <w:p>
            <w:r>
              <w:rPr>
                <w:rFonts w:ascii="Arial" w:cs="Arial" w:eastAsia="Arial" w:hAnsi="Arial"/>
                <w:color w:val="1A1A2E"/>
                <w:sz w:val="19"/>
                <w:szCs w:val="19"/>
              </w:rPr>
              <w:t xml:space="preserve">Layer 2 — Building with AI Coding Agents</w:t>
            </w:r>
          </w:p>
        </w:tc>
        <w:tc>
          <w:tcPr>
            <w:tcW w:type="dxa" w:w="1000"/>
            <w:tcBorders>
              <w:top w:val="none"/>
              <w:left w:val="none"/>
              <w:bottom w:val="none"/>
              <w:right w:val="none"/>
            </w:tcBorders>
            <w:shd w:fill="F4F6F9" w:val="clear"/>
            <w:tcMar>
              <w:top w:type="dxa" w:w="60"/>
              <w:left w:type="dxa" w:w="40"/>
              <w:bottom w:type="dxa" w:w="60"/>
              <w:right w:type="dxa" w:w="120"/>
            </w:tcMar>
          </w:tcPr>
          <w:p>
            <w:pPr>
              <w:jc w:val="right"/>
            </w:pPr>
            <w:r>
              <w:rPr>
                <w:rFonts w:ascii="Arial" w:cs="Arial" w:eastAsia="Arial" w:hAnsi="Arial"/>
                <w:color w:val="6B7A8D"/>
                <w:sz w:val="19"/>
                <w:szCs w:val="19"/>
              </w:rPr>
              <w:t xml:space="preserve">10</w:t>
            </w:r>
          </w:p>
        </w:tc>
      </w:tr>
      <w:tr>
        <w:tc>
          <w:tcPr>
            <w:tcW w:type="dxa" w:w="800"/>
            <w:tcBorders>
              <w:top w:val="none"/>
              <w:left w:val="none"/>
              <w:bottom w:val="none"/>
              <w:right w:val="none"/>
            </w:tcBorders>
            <w:shd w:fill="FFFFFF" w:val="clear"/>
            <w:tcMar>
              <w:top w:type="dxa" w:w="60"/>
              <w:left w:type="dxa" w:w="120"/>
              <w:bottom w:type="dxa" w:w="60"/>
              <w:right w:type="dxa" w:w="40"/>
            </w:tcMar>
          </w:tcPr>
          <w:p>
            <w:r>
              <w:rPr>
                <w:rFonts w:ascii="Arial" w:cs="Arial" w:eastAsia="Arial" w:hAnsi="Arial"/>
                <w:b/>
                <w:bCs/>
                <w:color w:val="0D7377"/>
                <w:sz w:val="19"/>
                <w:szCs w:val="19"/>
              </w:rPr>
              <w:t xml:space="preserve">   6.3</w:t>
            </w:r>
          </w:p>
        </w:tc>
        <w:tc>
          <w:tcPr>
            <w:tcW w:type="dxa" w:w="7560"/>
            <w:tcBorders>
              <w:top w:val="none"/>
              <w:left w:val="none"/>
              <w:bottom w:val="none"/>
              <w:right w:val="none"/>
            </w:tcBorders>
            <w:shd w:fill="FFFFFF" w:val="clear"/>
            <w:tcMar>
              <w:top w:type="dxa" w:w="60"/>
              <w:left w:type="dxa" w:w="40"/>
              <w:bottom w:type="dxa" w:w="60"/>
              <w:right w:type="dxa" w:w="40"/>
            </w:tcMar>
          </w:tcPr>
          <w:p>
            <w:r>
              <w:rPr>
                <w:rFonts w:ascii="Arial" w:cs="Arial" w:eastAsia="Arial" w:hAnsi="Arial"/>
                <w:color w:val="1A1A2E"/>
                <w:sz w:val="19"/>
                <w:szCs w:val="19"/>
              </w:rPr>
              <w:t xml:space="preserve">Layer 3 — GCP Deployment Architecture</w:t>
            </w:r>
          </w:p>
        </w:tc>
        <w:tc>
          <w:tcPr>
            <w:tcW w:type="dxa" w:w="1000"/>
            <w:tcBorders>
              <w:top w:val="none"/>
              <w:left w:val="none"/>
              <w:bottom w:val="none"/>
              <w:right w:val="none"/>
            </w:tcBorders>
            <w:shd w:fill="FFFFFF" w:val="clear"/>
            <w:tcMar>
              <w:top w:type="dxa" w:w="60"/>
              <w:left w:type="dxa" w:w="40"/>
              <w:bottom w:type="dxa" w:w="60"/>
              <w:right w:type="dxa" w:w="120"/>
            </w:tcMar>
          </w:tcPr>
          <w:p>
            <w:pPr>
              <w:jc w:val="right"/>
            </w:pPr>
            <w:r>
              <w:rPr>
                <w:rFonts w:ascii="Arial" w:cs="Arial" w:eastAsia="Arial" w:hAnsi="Arial"/>
                <w:color w:val="6B7A8D"/>
                <w:sz w:val="19"/>
                <w:szCs w:val="19"/>
              </w:rPr>
              <w:t xml:space="preserve">11</w:t>
            </w:r>
          </w:p>
        </w:tc>
      </w:tr>
      <w:tr>
        <w:tc>
          <w:tcPr>
            <w:tcW w:type="dxa" w:w="800"/>
            <w:tcBorders>
              <w:top w:val="none"/>
              <w:left w:val="none"/>
              <w:bottom w:val="none"/>
              <w:right w:val="none"/>
            </w:tcBorders>
            <w:shd w:fill="F4F6F9" w:val="clear"/>
            <w:tcMar>
              <w:top w:type="dxa" w:w="60"/>
              <w:left w:type="dxa" w:w="120"/>
              <w:bottom w:type="dxa" w:w="60"/>
              <w:right w:type="dxa" w:w="40"/>
            </w:tcMar>
          </w:tcPr>
          <w:p>
            <w:r>
              <w:rPr>
                <w:rFonts w:ascii="Arial" w:cs="Arial" w:eastAsia="Arial" w:hAnsi="Arial"/>
                <w:b/>
                <w:bCs/>
                <w:color w:val="0D7377"/>
                <w:sz w:val="19"/>
                <w:szCs w:val="19"/>
              </w:rPr>
              <w:t xml:space="preserve">   6.4</w:t>
            </w:r>
          </w:p>
        </w:tc>
        <w:tc>
          <w:tcPr>
            <w:tcW w:type="dxa" w:w="7560"/>
            <w:tcBorders>
              <w:top w:val="none"/>
              <w:left w:val="none"/>
              <w:bottom w:val="none"/>
              <w:right w:val="none"/>
            </w:tcBorders>
            <w:shd w:fill="F4F6F9" w:val="clear"/>
            <w:tcMar>
              <w:top w:type="dxa" w:w="60"/>
              <w:left w:type="dxa" w:w="40"/>
              <w:bottom w:type="dxa" w:w="60"/>
              <w:right w:type="dxa" w:w="40"/>
            </w:tcMar>
          </w:tcPr>
          <w:p>
            <w:r>
              <w:rPr>
                <w:rFonts w:ascii="Arial" w:cs="Arial" w:eastAsia="Arial" w:hAnsi="Arial"/>
                <w:color w:val="1A1A2E"/>
                <w:sz w:val="19"/>
                <w:szCs w:val="19"/>
              </w:rPr>
              <w:t xml:space="preserve">Layer 4 — Pricing Architecture</w:t>
            </w:r>
          </w:p>
        </w:tc>
        <w:tc>
          <w:tcPr>
            <w:tcW w:type="dxa" w:w="1000"/>
            <w:tcBorders>
              <w:top w:val="none"/>
              <w:left w:val="none"/>
              <w:bottom w:val="none"/>
              <w:right w:val="none"/>
            </w:tcBorders>
            <w:shd w:fill="F4F6F9" w:val="clear"/>
            <w:tcMar>
              <w:top w:type="dxa" w:w="60"/>
              <w:left w:type="dxa" w:w="40"/>
              <w:bottom w:type="dxa" w:w="60"/>
              <w:right w:type="dxa" w:w="120"/>
            </w:tcMar>
          </w:tcPr>
          <w:p>
            <w:pPr>
              <w:jc w:val="right"/>
            </w:pPr>
            <w:r>
              <w:rPr>
                <w:rFonts w:ascii="Arial" w:cs="Arial" w:eastAsia="Arial" w:hAnsi="Arial"/>
                <w:color w:val="6B7A8D"/>
                <w:sz w:val="19"/>
                <w:szCs w:val="19"/>
              </w:rPr>
              <w:t xml:space="preserve">12</w:t>
            </w:r>
          </w:p>
        </w:tc>
      </w:tr>
      <w:tr>
        <w:tc>
          <w:tcPr>
            <w:tcW w:type="dxa" w:w="800"/>
            <w:tcBorders>
              <w:top w:val="none"/>
              <w:left w:val="none"/>
              <w:bottom w:val="none"/>
              <w:right w:val="none"/>
            </w:tcBorders>
            <w:shd w:fill="FFFFFF" w:val="clear"/>
            <w:tcMar>
              <w:top w:type="dxa" w:w="60"/>
              <w:left w:type="dxa" w:w="120"/>
              <w:bottom w:type="dxa" w:w="60"/>
              <w:right w:type="dxa" w:w="40"/>
            </w:tcMar>
          </w:tcPr>
          <w:p>
            <w:r>
              <w:rPr>
                <w:rFonts w:ascii="Arial" w:cs="Arial" w:eastAsia="Arial" w:hAnsi="Arial"/>
                <w:b/>
                <w:bCs/>
                <w:color w:val="0D7377"/>
                <w:sz w:val="19"/>
                <w:szCs w:val="19"/>
              </w:rPr>
              <w:t xml:space="preserve">   6.5</w:t>
            </w:r>
          </w:p>
        </w:tc>
        <w:tc>
          <w:tcPr>
            <w:tcW w:type="dxa" w:w="7560"/>
            <w:tcBorders>
              <w:top w:val="none"/>
              <w:left w:val="none"/>
              <w:bottom w:val="none"/>
              <w:right w:val="none"/>
            </w:tcBorders>
            <w:shd w:fill="FFFFFF" w:val="clear"/>
            <w:tcMar>
              <w:top w:type="dxa" w:w="60"/>
              <w:left w:type="dxa" w:w="40"/>
              <w:bottom w:type="dxa" w:w="60"/>
              <w:right w:type="dxa" w:w="40"/>
            </w:tcMar>
          </w:tcPr>
          <w:p>
            <w:r>
              <w:rPr>
                <w:rFonts w:ascii="Arial" w:cs="Arial" w:eastAsia="Arial" w:hAnsi="Arial"/>
                <w:color w:val="1A1A2E"/>
                <w:sz w:val="19"/>
                <w:szCs w:val="19"/>
              </w:rPr>
              <w:t xml:space="preserve">Layer 5 — Distribution Strategy</w:t>
            </w:r>
          </w:p>
        </w:tc>
        <w:tc>
          <w:tcPr>
            <w:tcW w:type="dxa" w:w="1000"/>
            <w:tcBorders>
              <w:top w:val="none"/>
              <w:left w:val="none"/>
              <w:bottom w:val="none"/>
              <w:right w:val="none"/>
            </w:tcBorders>
            <w:shd w:fill="FFFFFF" w:val="clear"/>
            <w:tcMar>
              <w:top w:type="dxa" w:w="60"/>
              <w:left w:type="dxa" w:w="40"/>
              <w:bottom w:type="dxa" w:w="60"/>
              <w:right w:type="dxa" w:w="120"/>
            </w:tcMar>
          </w:tcPr>
          <w:p>
            <w:pPr>
              <w:jc w:val="right"/>
            </w:pPr>
            <w:r>
              <w:rPr>
                <w:rFonts w:ascii="Arial" w:cs="Arial" w:eastAsia="Arial" w:hAnsi="Arial"/>
                <w:color w:val="6B7A8D"/>
                <w:sz w:val="19"/>
                <w:szCs w:val="19"/>
              </w:rPr>
              <w:t xml:space="preserve">13</w:t>
            </w:r>
          </w:p>
        </w:tc>
      </w:tr>
      <w:tr>
        <w:tc>
          <w:tcPr>
            <w:tcW w:type="dxa" w:w="800"/>
            <w:tcBorders>
              <w:top w:val="none"/>
              <w:left w:val="none"/>
              <w:bottom w:val="none"/>
              <w:right w:val="none"/>
            </w:tcBorders>
            <w:shd w:fill="F4F6F9" w:val="clear"/>
            <w:tcMar>
              <w:top w:type="dxa" w:w="60"/>
              <w:left w:type="dxa" w:w="120"/>
              <w:bottom w:type="dxa" w:w="60"/>
              <w:right w:type="dxa" w:w="40"/>
            </w:tcMar>
          </w:tcPr>
          <w:p>
            <w:r>
              <w:rPr>
                <w:rFonts w:ascii="Arial" w:cs="Arial" w:eastAsia="Arial" w:hAnsi="Arial"/>
                <w:b/>
                <w:bCs/>
                <w:color w:val="0D7377"/>
                <w:sz w:val="19"/>
                <w:szCs w:val="19"/>
              </w:rPr>
              <w:t xml:space="preserve">7</w:t>
            </w:r>
          </w:p>
        </w:tc>
        <w:tc>
          <w:tcPr>
            <w:tcW w:type="dxa" w:w="7560"/>
            <w:tcBorders>
              <w:top w:val="none"/>
              <w:left w:val="none"/>
              <w:bottom w:val="none"/>
              <w:right w:val="none"/>
            </w:tcBorders>
            <w:shd w:fill="F4F6F9" w:val="clear"/>
            <w:tcMar>
              <w:top w:type="dxa" w:w="60"/>
              <w:left w:type="dxa" w:w="40"/>
              <w:bottom w:type="dxa" w:w="60"/>
              <w:right w:type="dxa" w:w="40"/>
            </w:tcMar>
          </w:tcPr>
          <w:p>
            <w:r>
              <w:rPr>
                <w:rFonts w:ascii="Arial" w:cs="Arial" w:eastAsia="Arial" w:hAnsi="Arial"/>
                <w:color w:val="1A1A2E"/>
                <w:sz w:val="19"/>
                <w:szCs w:val="19"/>
              </w:rPr>
              <w:t xml:space="preserve">Niche Product Ideas (Domain-Aligned)</w:t>
            </w:r>
          </w:p>
        </w:tc>
        <w:tc>
          <w:tcPr>
            <w:tcW w:type="dxa" w:w="1000"/>
            <w:tcBorders>
              <w:top w:val="none"/>
              <w:left w:val="none"/>
              <w:bottom w:val="none"/>
              <w:right w:val="none"/>
            </w:tcBorders>
            <w:shd w:fill="F4F6F9" w:val="clear"/>
            <w:tcMar>
              <w:top w:type="dxa" w:w="60"/>
              <w:left w:type="dxa" w:w="40"/>
              <w:bottom w:type="dxa" w:w="60"/>
              <w:right w:type="dxa" w:w="120"/>
            </w:tcMar>
          </w:tcPr>
          <w:p>
            <w:pPr>
              <w:jc w:val="right"/>
            </w:pPr>
            <w:r>
              <w:rPr>
                <w:rFonts w:ascii="Arial" w:cs="Arial" w:eastAsia="Arial" w:hAnsi="Arial"/>
                <w:color w:val="6B7A8D"/>
                <w:sz w:val="19"/>
                <w:szCs w:val="19"/>
              </w:rPr>
              <w:t xml:space="preserve">14</w:t>
            </w:r>
          </w:p>
        </w:tc>
      </w:tr>
      <w:tr>
        <w:tc>
          <w:tcPr>
            <w:tcW w:type="dxa" w:w="800"/>
            <w:tcBorders>
              <w:top w:val="none"/>
              <w:left w:val="none"/>
              <w:bottom w:val="none"/>
              <w:right w:val="none"/>
            </w:tcBorders>
            <w:shd w:fill="FFFFFF" w:val="clear"/>
            <w:tcMar>
              <w:top w:type="dxa" w:w="60"/>
              <w:left w:type="dxa" w:w="120"/>
              <w:bottom w:type="dxa" w:w="60"/>
              <w:right w:type="dxa" w:w="40"/>
            </w:tcMar>
          </w:tcPr>
          <w:p>
            <w:r>
              <w:rPr>
                <w:rFonts w:ascii="Arial" w:cs="Arial" w:eastAsia="Arial" w:hAnsi="Arial"/>
                <w:b/>
                <w:bCs/>
                <w:color w:val="0D7377"/>
                <w:sz w:val="19"/>
                <w:szCs w:val="19"/>
              </w:rPr>
              <w:t xml:space="preserve">8</w:t>
            </w:r>
          </w:p>
        </w:tc>
        <w:tc>
          <w:tcPr>
            <w:tcW w:type="dxa" w:w="7560"/>
            <w:tcBorders>
              <w:top w:val="none"/>
              <w:left w:val="none"/>
              <w:bottom w:val="none"/>
              <w:right w:val="none"/>
            </w:tcBorders>
            <w:shd w:fill="FFFFFF" w:val="clear"/>
            <w:tcMar>
              <w:top w:type="dxa" w:w="60"/>
              <w:left w:type="dxa" w:w="40"/>
              <w:bottom w:type="dxa" w:w="60"/>
              <w:right w:type="dxa" w:w="40"/>
            </w:tcMar>
          </w:tcPr>
          <w:p>
            <w:r>
              <w:rPr>
                <w:rFonts w:ascii="Arial" w:cs="Arial" w:eastAsia="Arial" w:hAnsi="Arial"/>
                <w:color w:val="1A1A2E"/>
                <w:sz w:val="19"/>
                <w:szCs w:val="19"/>
              </w:rPr>
              <w:t xml:space="preserve">Acquisition &amp; Relaunch Strategy</w:t>
            </w:r>
          </w:p>
        </w:tc>
        <w:tc>
          <w:tcPr>
            <w:tcW w:type="dxa" w:w="1000"/>
            <w:tcBorders>
              <w:top w:val="none"/>
              <w:left w:val="none"/>
              <w:bottom w:val="none"/>
              <w:right w:val="none"/>
            </w:tcBorders>
            <w:shd w:fill="FFFFFF" w:val="clear"/>
            <w:tcMar>
              <w:top w:type="dxa" w:w="60"/>
              <w:left w:type="dxa" w:w="40"/>
              <w:bottom w:type="dxa" w:w="60"/>
              <w:right w:type="dxa" w:w="120"/>
            </w:tcMar>
          </w:tcPr>
          <w:p>
            <w:pPr>
              <w:jc w:val="right"/>
            </w:pPr>
            <w:r>
              <w:rPr>
                <w:rFonts w:ascii="Arial" w:cs="Arial" w:eastAsia="Arial" w:hAnsi="Arial"/>
                <w:color w:val="6B7A8D"/>
                <w:sz w:val="19"/>
                <w:szCs w:val="19"/>
              </w:rPr>
              <w:t xml:space="preserve">15</w:t>
            </w:r>
          </w:p>
        </w:tc>
      </w:tr>
      <w:tr>
        <w:tc>
          <w:tcPr>
            <w:tcW w:type="dxa" w:w="800"/>
            <w:tcBorders>
              <w:top w:val="none"/>
              <w:left w:val="none"/>
              <w:bottom w:val="none"/>
              <w:right w:val="none"/>
            </w:tcBorders>
            <w:shd w:fill="F4F6F9" w:val="clear"/>
            <w:tcMar>
              <w:top w:type="dxa" w:w="60"/>
              <w:left w:type="dxa" w:w="120"/>
              <w:bottom w:type="dxa" w:w="60"/>
              <w:right w:type="dxa" w:w="40"/>
            </w:tcMar>
          </w:tcPr>
          <w:p>
            <w:r>
              <w:rPr>
                <w:rFonts w:ascii="Arial" w:cs="Arial" w:eastAsia="Arial" w:hAnsi="Arial"/>
                <w:b/>
                <w:bCs/>
                <w:color w:val="0D7377"/>
                <w:sz w:val="19"/>
                <w:szCs w:val="19"/>
              </w:rPr>
              <w:t xml:space="preserve">9</w:t>
            </w:r>
          </w:p>
        </w:tc>
        <w:tc>
          <w:tcPr>
            <w:tcW w:type="dxa" w:w="7560"/>
            <w:tcBorders>
              <w:top w:val="none"/>
              <w:left w:val="none"/>
              <w:bottom w:val="none"/>
              <w:right w:val="none"/>
            </w:tcBorders>
            <w:shd w:fill="F4F6F9" w:val="clear"/>
            <w:tcMar>
              <w:top w:type="dxa" w:w="60"/>
              <w:left w:type="dxa" w:w="40"/>
              <w:bottom w:type="dxa" w:w="60"/>
              <w:right w:type="dxa" w:w="40"/>
            </w:tcMar>
          </w:tcPr>
          <w:p>
            <w:r>
              <w:rPr>
                <w:rFonts w:ascii="Arial" w:cs="Arial" w:eastAsia="Arial" w:hAnsi="Arial"/>
                <w:color w:val="1A1A2E"/>
                <w:sz w:val="19"/>
                <w:szCs w:val="19"/>
              </w:rPr>
              <w:t xml:space="preserve">Risk Matrix &amp; Mitigations</w:t>
            </w:r>
          </w:p>
        </w:tc>
        <w:tc>
          <w:tcPr>
            <w:tcW w:type="dxa" w:w="1000"/>
            <w:tcBorders>
              <w:top w:val="none"/>
              <w:left w:val="none"/>
              <w:bottom w:val="none"/>
              <w:right w:val="none"/>
            </w:tcBorders>
            <w:shd w:fill="F4F6F9" w:val="clear"/>
            <w:tcMar>
              <w:top w:type="dxa" w:w="60"/>
              <w:left w:type="dxa" w:w="40"/>
              <w:bottom w:type="dxa" w:w="60"/>
              <w:right w:type="dxa" w:w="120"/>
            </w:tcMar>
          </w:tcPr>
          <w:p>
            <w:pPr>
              <w:jc w:val="right"/>
            </w:pPr>
            <w:r>
              <w:rPr>
                <w:rFonts w:ascii="Arial" w:cs="Arial" w:eastAsia="Arial" w:hAnsi="Arial"/>
                <w:color w:val="6B7A8D"/>
                <w:sz w:val="19"/>
                <w:szCs w:val="19"/>
              </w:rPr>
              <w:t xml:space="preserve">16</w:t>
            </w:r>
          </w:p>
        </w:tc>
      </w:tr>
      <w:tr>
        <w:tc>
          <w:tcPr>
            <w:tcW w:type="dxa" w:w="800"/>
            <w:tcBorders>
              <w:top w:val="none"/>
              <w:left w:val="none"/>
              <w:bottom w:val="none"/>
              <w:right w:val="none"/>
            </w:tcBorders>
            <w:shd w:fill="FFFFFF" w:val="clear"/>
            <w:tcMar>
              <w:top w:type="dxa" w:w="60"/>
              <w:left w:type="dxa" w:w="120"/>
              <w:bottom w:type="dxa" w:w="60"/>
              <w:right w:type="dxa" w:w="40"/>
            </w:tcMar>
          </w:tcPr>
          <w:p>
            <w:r>
              <w:rPr>
                <w:rFonts w:ascii="Arial" w:cs="Arial" w:eastAsia="Arial" w:hAnsi="Arial"/>
                <w:b/>
                <w:bCs/>
                <w:color w:val="0D7377"/>
                <w:sz w:val="19"/>
                <w:szCs w:val="19"/>
              </w:rPr>
              <w:t xml:space="preserve">10</w:t>
            </w:r>
          </w:p>
        </w:tc>
        <w:tc>
          <w:tcPr>
            <w:tcW w:type="dxa" w:w="7560"/>
            <w:tcBorders>
              <w:top w:val="none"/>
              <w:left w:val="none"/>
              <w:bottom w:val="none"/>
              <w:right w:val="none"/>
            </w:tcBorders>
            <w:shd w:fill="FFFFFF" w:val="clear"/>
            <w:tcMar>
              <w:top w:type="dxa" w:w="60"/>
              <w:left w:type="dxa" w:w="40"/>
              <w:bottom w:type="dxa" w:w="60"/>
              <w:right w:type="dxa" w:w="40"/>
            </w:tcMar>
          </w:tcPr>
          <w:p>
            <w:r>
              <w:rPr>
                <w:rFonts w:ascii="Arial" w:cs="Arial" w:eastAsia="Arial" w:hAnsi="Arial"/>
                <w:color w:val="1A1A2E"/>
                <w:sz w:val="19"/>
                <w:szCs w:val="19"/>
              </w:rPr>
              <w:t xml:space="preserve">Financial Projections</w:t>
            </w:r>
          </w:p>
        </w:tc>
        <w:tc>
          <w:tcPr>
            <w:tcW w:type="dxa" w:w="1000"/>
            <w:tcBorders>
              <w:top w:val="none"/>
              <w:left w:val="none"/>
              <w:bottom w:val="none"/>
              <w:right w:val="none"/>
            </w:tcBorders>
            <w:shd w:fill="FFFFFF" w:val="clear"/>
            <w:tcMar>
              <w:top w:type="dxa" w:w="60"/>
              <w:left w:type="dxa" w:w="40"/>
              <w:bottom w:type="dxa" w:w="60"/>
              <w:right w:type="dxa" w:w="120"/>
            </w:tcMar>
          </w:tcPr>
          <w:p>
            <w:pPr>
              <w:jc w:val="right"/>
            </w:pPr>
            <w:r>
              <w:rPr>
                <w:rFonts w:ascii="Arial" w:cs="Arial" w:eastAsia="Arial" w:hAnsi="Arial"/>
                <w:color w:val="6B7A8D"/>
                <w:sz w:val="19"/>
                <w:szCs w:val="19"/>
              </w:rPr>
              <w:t xml:space="preserve">17</w:t>
            </w:r>
          </w:p>
        </w:tc>
      </w:tr>
      <w:tr>
        <w:tc>
          <w:tcPr>
            <w:tcW w:type="dxa" w:w="800"/>
            <w:tcBorders>
              <w:top w:val="none"/>
              <w:left w:val="none"/>
              <w:bottom w:val="none"/>
              <w:right w:val="none"/>
            </w:tcBorders>
            <w:shd w:fill="F4F6F9" w:val="clear"/>
            <w:tcMar>
              <w:top w:type="dxa" w:w="60"/>
              <w:left w:type="dxa" w:w="120"/>
              <w:bottom w:type="dxa" w:w="60"/>
              <w:right w:type="dxa" w:w="40"/>
            </w:tcMar>
          </w:tcPr>
          <w:p>
            <w:r>
              <w:rPr>
                <w:rFonts w:ascii="Arial" w:cs="Arial" w:eastAsia="Arial" w:hAnsi="Arial"/>
                <w:b/>
                <w:bCs/>
                <w:color w:val="0D7377"/>
                <w:sz w:val="19"/>
                <w:szCs w:val="19"/>
              </w:rPr>
              <w:t xml:space="preserve">11</w:t>
            </w:r>
          </w:p>
        </w:tc>
        <w:tc>
          <w:tcPr>
            <w:tcW w:type="dxa" w:w="7560"/>
            <w:tcBorders>
              <w:top w:val="none"/>
              <w:left w:val="none"/>
              <w:bottom w:val="none"/>
              <w:right w:val="none"/>
            </w:tcBorders>
            <w:shd w:fill="F4F6F9" w:val="clear"/>
            <w:tcMar>
              <w:top w:type="dxa" w:w="60"/>
              <w:left w:type="dxa" w:w="40"/>
              <w:bottom w:type="dxa" w:w="60"/>
              <w:right w:type="dxa" w:w="40"/>
            </w:tcMar>
          </w:tcPr>
          <w:p>
            <w:r>
              <w:rPr>
                <w:rFonts w:ascii="Arial" w:cs="Arial" w:eastAsia="Arial" w:hAnsi="Arial"/>
                <w:color w:val="1A1A2E"/>
                <w:sz w:val="19"/>
                <w:szCs w:val="19"/>
              </w:rPr>
              <w:t xml:space="preserve">90-Day Sprint Action Plan</w:t>
            </w:r>
          </w:p>
        </w:tc>
        <w:tc>
          <w:tcPr>
            <w:tcW w:type="dxa" w:w="1000"/>
            <w:tcBorders>
              <w:top w:val="none"/>
              <w:left w:val="none"/>
              <w:bottom w:val="none"/>
              <w:right w:val="none"/>
            </w:tcBorders>
            <w:shd w:fill="F4F6F9" w:val="clear"/>
            <w:tcMar>
              <w:top w:type="dxa" w:w="60"/>
              <w:left w:type="dxa" w:w="40"/>
              <w:bottom w:type="dxa" w:w="60"/>
              <w:right w:type="dxa" w:w="120"/>
            </w:tcMar>
          </w:tcPr>
          <w:p>
            <w:pPr>
              <w:jc w:val="right"/>
            </w:pPr>
            <w:r>
              <w:rPr>
                <w:rFonts w:ascii="Arial" w:cs="Arial" w:eastAsia="Arial" w:hAnsi="Arial"/>
                <w:color w:val="6B7A8D"/>
                <w:sz w:val="19"/>
                <w:szCs w:val="19"/>
              </w:rPr>
              <w:t xml:space="preserve">18</w:t>
            </w:r>
          </w:p>
        </w:tc>
      </w:tr>
      <w:tr>
        <w:tc>
          <w:tcPr>
            <w:tcW w:type="dxa" w:w="800"/>
            <w:tcBorders>
              <w:top w:val="none"/>
              <w:left w:val="none"/>
              <w:bottom w:val="none"/>
              <w:right w:val="none"/>
            </w:tcBorders>
            <w:shd w:fill="FFFFFF" w:val="clear"/>
            <w:tcMar>
              <w:top w:type="dxa" w:w="60"/>
              <w:left w:type="dxa" w:w="120"/>
              <w:bottom w:type="dxa" w:w="60"/>
              <w:right w:type="dxa" w:w="40"/>
            </w:tcMar>
          </w:tcPr>
          <w:p>
            <w:r>
              <w:rPr>
                <w:rFonts w:ascii="Arial" w:cs="Arial" w:eastAsia="Arial" w:hAnsi="Arial"/>
                <w:b/>
                <w:bCs/>
                <w:color w:val="0D7377"/>
                <w:sz w:val="19"/>
                <w:szCs w:val="19"/>
              </w:rPr>
              <w:t xml:space="preserve">12</w:t>
            </w:r>
          </w:p>
        </w:tc>
        <w:tc>
          <w:tcPr>
            <w:tcW w:type="dxa" w:w="7560"/>
            <w:tcBorders>
              <w:top w:val="none"/>
              <w:left w:val="none"/>
              <w:bottom w:val="none"/>
              <w:right w:val="none"/>
            </w:tcBorders>
            <w:shd w:fill="FFFFFF" w:val="clear"/>
            <w:tcMar>
              <w:top w:type="dxa" w:w="60"/>
              <w:left w:type="dxa" w:w="40"/>
              <w:bottom w:type="dxa" w:w="60"/>
              <w:right w:type="dxa" w:w="40"/>
            </w:tcMar>
          </w:tcPr>
          <w:p>
            <w:r>
              <w:rPr>
                <w:rFonts w:ascii="Arial" w:cs="Arial" w:eastAsia="Arial" w:hAnsi="Arial"/>
                <w:color w:val="1A1A2E"/>
                <w:sz w:val="19"/>
                <w:szCs w:val="19"/>
              </w:rPr>
              <w:t xml:space="preserve">Tools, Resources &amp; Reference Stack</w:t>
            </w:r>
          </w:p>
        </w:tc>
        <w:tc>
          <w:tcPr>
            <w:tcW w:type="dxa" w:w="1000"/>
            <w:tcBorders>
              <w:top w:val="none"/>
              <w:left w:val="none"/>
              <w:bottom w:val="none"/>
              <w:right w:val="none"/>
            </w:tcBorders>
            <w:shd w:fill="FFFFFF" w:val="clear"/>
            <w:tcMar>
              <w:top w:type="dxa" w:w="60"/>
              <w:left w:type="dxa" w:w="40"/>
              <w:bottom w:type="dxa" w:w="60"/>
              <w:right w:type="dxa" w:w="120"/>
            </w:tcMar>
          </w:tcPr>
          <w:p>
            <w:pPr>
              <w:jc w:val="right"/>
            </w:pPr>
            <w:r>
              <w:rPr>
                <w:rFonts w:ascii="Arial" w:cs="Arial" w:eastAsia="Arial" w:hAnsi="Arial"/>
                <w:color w:val="6B7A8D"/>
                <w:sz w:val="19"/>
                <w:szCs w:val="19"/>
              </w:rPr>
              <w:t xml:space="preserve">20</w:t>
            </w:r>
          </w:p>
        </w:tc>
      </w:tr>
      <w:tr>
        <w:tc>
          <w:tcPr>
            <w:tcW w:type="dxa" w:w="800"/>
            <w:tcBorders>
              <w:top w:val="none"/>
              <w:left w:val="none"/>
              <w:bottom w:val="none"/>
              <w:right w:val="none"/>
            </w:tcBorders>
            <w:shd w:fill="F4F6F9" w:val="clear"/>
            <w:tcMar>
              <w:top w:type="dxa" w:w="60"/>
              <w:left w:type="dxa" w:w="120"/>
              <w:bottom w:type="dxa" w:w="60"/>
              <w:right w:type="dxa" w:w="40"/>
            </w:tcMar>
          </w:tcPr>
          <w:p>
            <w:r>
              <w:rPr>
                <w:rFonts w:ascii="Arial" w:cs="Arial" w:eastAsia="Arial" w:hAnsi="Arial"/>
                <w:b/>
                <w:bCs/>
                <w:color w:val="0D7377"/>
                <w:sz w:val="19"/>
                <w:szCs w:val="19"/>
              </w:rPr>
              <w:t xml:space="preserve">13</w:t>
            </w:r>
          </w:p>
        </w:tc>
        <w:tc>
          <w:tcPr>
            <w:tcW w:type="dxa" w:w="7560"/>
            <w:tcBorders>
              <w:top w:val="none"/>
              <w:left w:val="none"/>
              <w:bottom w:val="none"/>
              <w:right w:val="none"/>
            </w:tcBorders>
            <w:shd w:fill="F4F6F9" w:val="clear"/>
            <w:tcMar>
              <w:top w:type="dxa" w:w="60"/>
              <w:left w:type="dxa" w:w="40"/>
              <w:bottom w:type="dxa" w:w="60"/>
              <w:right w:type="dxa" w:w="40"/>
            </w:tcMar>
          </w:tcPr>
          <w:p>
            <w:r>
              <w:rPr>
                <w:rFonts w:ascii="Arial" w:cs="Arial" w:eastAsia="Arial" w:hAnsi="Arial"/>
                <w:color w:val="1A1A2E"/>
                <w:sz w:val="19"/>
                <w:szCs w:val="19"/>
              </w:rPr>
              <w:t xml:space="preserve">Final Verdict &amp; Execution Principles</w:t>
            </w:r>
          </w:p>
        </w:tc>
        <w:tc>
          <w:tcPr>
            <w:tcW w:type="dxa" w:w="1000"/>
            <w:tcBorders>
              <w:top w:val="none"/>
              <w:left w:val="none"/>
              <w:bottom w:val="none"/>
              <w:right w:val="none"/>
            </w:tcBorders>
            <w:shd w:fill="F4F6F9" w:val="clear"/>
            <w:tcMar>
              <w:top w:type="dxa" w:w="60"/>
              <w:left w:type="dxa" w:w="40"/>
              <w:bottom w:type="dxa" w:w="60"/>
              <w:right w:type="dxa" w:w="120"/>
            </w:tcMar>
          </w:tcPr>
          <w:p>
            <w:pPr>
              <w:jc w:val="right"/>
            </w:pPr>
            <w:r>
              <w:rPr>
                <w:rFonts w:ascii="Arial" w:cs="Arial" w:eastAsia="Arial" w:hAnsi="Arial"/>
                <w:color w:val="6B7A8D"/>
                <w:sz w:val="19"/>
                <w:szCs w:val="19"/>
              </w:rPr>
              <w:t xml:space="preserve">21</w:t>
            </w:r>
          </w:p>
        </w:tc>
      </w:tr>
    </w:tbl>
    <w:p>
      <w:r>
        <w:br w:type="page"/>
      </w:r>
    </w:p>
    <w:p>
      <w:pPr>
        <w:pStyle w:val="Heading1"/>
        <w:pBdr>
          <w:bottom w:val="single" w:color="0D7377" w:sz="8" w:space="1"/>
        </w:pBdr>
        <w:shd w:fill="1B2A4A" w:val="clear"/>
        <w:spacing w:after="240" w:before="360"/>
        <w:ind w:left="160"/>
      </w:pPr>
      <w:r>
        <w:rPr>
          <w:rFonts w:ascii="Arial" w:cs="Arial" w:eastAsia="Arial" w:hAnsi="Arial"/>
          <w:b/>
          <w:bCs/>
          <w:color w:val="FFFFFF"/>
          <w:sz w:val="32"/>
          <w:szCs w:val="32"/>
        </w:rPr>
        <w:t xml:space="preserve">1  EXECUTIVE SUMMARY &amp; STRATEGIC CONTEXT</w:t>
      </w:r>
    </w:p>
    <w:p>
      <w:pPr>
        <w:spacing w:after="60" w:before="60"/>
      </w:pPr>
      <w:r>
        <w:rPr>
          <w:rFonts w:ascii="Arial" w:cs="Arial" w:eastAsia="Arial" w:hAnsi="Arial"/>
          <w:color w:val="1A1A2E"/>
          <w:sz w:val="20"/>
          <w:szCs w:val="20"/>
        </w:rPr>
        <w:t xml:space="preserve">The Micro-SaaS Factory is a disciplined, repeatable business model where a single founder builds and operates multiple small SaaS products simultaneously — each solving one specific problem for one niche audience, each generating recurring monthly revenue. With GCP-native infrastructure, AI coding agents, and your existing domain expertise across industrial automation, IIoT, and AI/ML, this model is uniquely executable for you in 2026.</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D7377" w:sz="16"/>
              <w:bottom w:val="none"/>
              <w:right w:val="none"/>
            </w:tcBorders>
            <w:shd w:fill="F4F6F9" w:val="clear"/>
            <w:tcMar>
              <w:top w:type="dxa" w:w="120"/>
              <w:left w:type="dxa" w:w="200"/>
              <w:bottom w:type="dxa" w:w="120"/>
              <w:right w:type="dxa" w:w="200"/>
            </w:tcMar>
          </w:tcPr>
          <w:p>
            <w:r>
              <w:rPr>
                <w:rFonts w:ascii="Arial" w:cs="Arial" w:eastAsia="Arial" w:hAnsi="Arial"/>
                <w:i/>
                <w:iCs/>
                <w:color w:val="1B2A4A"/>
                <w:sz w:val="20"/>
                <w:szCs w:val="20"/>
              </w:rPr>
              <w:t xml:space="preserve">This is not a side-hustle template. It is a production-grade operational framework designed for a technically sophisticated solo founder who can architect systems, review AI-generated code, and leverage deep industry domain knowledge as a defensible moat.</w:t>
            </w:r>
          </w:p>
        </w:tc>
      </w:tr>
    </w:tbl>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Why Now: The Convergence of Three Forces</w:t>
      </w:r>
    </w:p>
    <w:p>
      <w:pPr>
        <w:pStyle w:val="ListParagraph"/>
        <w:numPr>
          <w:ilvl w:val="0"/>
          <w:numId w:val="2"/>
        </w:numPr>
        <w:spacing w:after="40" w:before="40"/>
      </w:pPr>
      <w:r>
        <w:rPr>
          <w:rFonts w:ascii="Arial" w:cs="Arial" w:eastAsia="Arial" w:hAnsi="Arial"/>
          <w:b/>
          <w:bCs/>
          <w:color w:val="1A1A2E"/>
          <w:sz w:val="20"/>
          <w:szCs w:val="20"/>
        </w:rPr>
        <w:t xml:space="preserve">AI coding agents (OpenAI Codex via VS Code) eliminate the need for a full development team — one architect achieves the throughput of a 3–5 person engineering team</w:t>
      </w:r>
    </w:p>
    <w:p>
      <w:pPr>
        <w:pStyle w:val="ListParagraph"/>
        <w:numPr>
          <w:ilvl w:val="0"/>
          <w:numId w:val="2"/>
        </w:numPr>
        <w:spacing w:after="40" w:before="40"/>
      </w:pPr>
      <w:r>
        <w:rPr>
          <w:rFonts w:ascii="Arial" w:cs="Arial" w:eastAsia="Arial" w:hAnsi="Arial"/>
          <w:color w:val="1A1A2E"/>
          <w:sz w:val="20"/>
          <w:szCs w:val="20"/>
        </w:rPr>
        <w:t xml:space="preserve">Zero-marginal-cost GCP infrastructure — Cloud Run, Firestore, Firebase Auth are permanently free at early-stage scale, reducing year-1 infrastructure cost to under $15/month</w:t>
      </w:r>
    </w:p>
    <w:p>
      <w:pPr>
        <w:pStyle w:val="ListParagraph"/>
        <w:numPr>
          <w:ilvl w:val="0"/>
          <w:numId w:val="2"/>
        </w:numPr>
        <w:spacing w:after="40" w:before="40"/>
      </w:pPr>
      <w:r>
        <w:rPr>
          <w:rFonts w:ascii="Arial" w:cs="Arial" w:eastAsia="Arial" w:hAnsi="Arial"/>
          <w:color w:val="1A1A2E"/>
          <w:sz w:val="20"/>
          <w:szCs w:val="20"/>
        </w:rPr>
        <w:t xml:space="preserve">Global SaaS market projected to reach $908 billion by 2030 at 18.7% CAGR, with millions of vertical niche sub-markets still severely underserved</w:t>
      </w:r>
    </w:p>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Your Unique Competitive Advantages</w:t>
      </w:r>
    </w:p>
    <w:p>
      <w:pPr>
        <w:spacing w:after="60" w:before="60"/>
      </w:pPr>
      <w:r>
        <w:rPr>
          <w:rFonts w:ascii="Arial" w:cs="Arial" w:eastAsia="Arial" w:hAnsi="Arial"/>
          <w:color w:val="1A1A2E"/>
          <w:sz w:val="20"/>
          <w:szCs w:val="20"/>
        </w:rPr>
        <w:t xml:space="preserve">Most founders attempt this model with only coding skills. You bring a fundamentally different 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Advantage</w:t>
            </w:r>
          </w:p>
        </w:tc>
        <w:tc>
          <w:tcPr>
            <w:tcW w:type="dxa" w:w="676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SCADA/IIoT Domain Depth</w:t>
            </w:r>
          </w:p>
        </w:tc>
        <w:tc>
          <w:tcPr>
            <w:tcW w:type="dxa" w:w="67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12+ years of industrial automation expertise across pharma, energy, F&amp;B — enabling vertical products no pure-software founder can build</w:t>
            </w:r>
          </w:p>
        </w:tc>
      </w:tr>
      <w:tr>
        <w:tc>
          <w:tcPr>
            <w:tcW w:type="dxa" w:w="26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Proven SaaS Production Experience</w:t>
            </w:r>
          </w:p>
        </w:tc>
        <w:tc>
          <w:tcPr>
            <w:tcW w:type="dxa" w:w="67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del w:id="1110" w:author="Claude" w:date="2026-04-15T00:00:00Z">
              <w:r>
                <w:rPr>
                  <w:rFonts w:ascii="Arial" w:cs="Arial" w:eastAsia="Arial" w:hAnsi="Arial"/>
                  <w:color w:val="1A1A2E"/>
                  <w:sz w:val="19"/>
                  <w:szCs w:val="19"/>
                </w:rPr>
                <w:delText xml:space="preserve">QC+AI Studio (qantumlearn.academy) already live — FastAPI, Next.js, Auth0, Pinecone RAG, GCP CI/CD architecture battle-tested</w:delText>
              </w:r>
            </w:del>
            <w:ins w:id="1111" w:author="Claude" w:date="2026-04-15T00:00:00Z">
              <w:r>
                <w:rPr>
                  <w:rFonts w:ascii="Arial" w:cs="Arial" w:eastAsia="Arial" w:hAnsi="Arial"/>
                  <w:color w:val="1A1A2E"/>
                  <w:sz w:val="19"/>
                  <w:szCs w:val="19"/>
                </w:rPr>
                <w:t xml:space="preserve">TWO production SaaS platforms shipped solo — QC+AI Studio (qantumlearn.academy) and Startup Screener (startupscreener.io). Stack across both: FastAPI, Next.js, Auth0, Pinecone RAG, GCP CI/CD — battle-tested. Proves end-to-end execution capability, not just architecture knowledge.</w:t>
              </w:r>
            </w:ins>
          </w:p>
        </w:tc>
      </w:tr>
      <w:tr>
        <w:tc>
          <w:tcPr>
            <w:tcW w:type="dxa" w:w="2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Full-Stack Technical Range</w:t>
            </w:r>
          </w:p>
        </w:tc>
        <w:tc>
          <w:tcPr>
            <w:tcW w:type="dxa" w:w="67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x86 Assembly → PLC/SCADA → Python/TypeScript → LLMs — you can architect, review, and deploy the full stack independently</w:t>
            </w:r>
          </w:p>
        </w:tc>
      </w:tr>
      <w:tr>
        <w:tc>
          <w:tcPr>
            <w:tcW w:type="dxa" w:w="26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Graduate AI/Data Science</w:t>
            </w:r>
          </w:p>
        </w:tc>
        <w:tc>
          <w:tcPr>
            <w:tcW w:type="dxa" w:w="67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Hood College CS coursework (ML, RL, NLP, Data Mining) provides rigorous theoretical foundation for AI product differentiation</w:t>
            </w:r>
          </w:p>
        </w:tc>
      </w:tr>
      <w:tr>
        <w:tc>
          <w:tcPr>
            <w:tcW w:type="dxa" w:w="2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GCP Infrastructure Fluency</w:t>
            </w:r>
          </w:p>
        </w:tc>
        <w:tc>
          <w:tcPr>
            <w:tcW w:type="dxa" w:w="67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Existing GCP setup means zero learning curve on Cloud Run, Firestore, Vertex AI — you are productive from Day 1</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D7377" w:sz="16"/>
              <w:bottom w:val="none"/>
              <w:right w:val="none"/>
            </w:tcBorders>
            <w:shd w:fill="EBF5FB" w:val="clear"/>
            <w:tcMar>
              <w:top w:type="dxa" w:w="120"/>
              <w:left w:type="dxa" w:w="200"/>
              <w:bottom w:type="dxa" w:w="120"/>
              <w:right w:type="dxa" w:w="200"/>
            </w:tcMar>
          </w:tcPr>
          <w:p>
            <w:r>
              <w:rPr>
                <w:rFonts w:ascii="Arial" w:cs="Arial" w:eastAsia="Arial" w:hAnsi="Arial"/>
                <w:i/>
                <w:iCs/>
                <w:color w:val="1B2A4A"/>
                <w:sz w:val="20"/>
                <w:szCs w:val="20"/>
              </w:rPr>
              <w:t xml:space="preserve">The single most important strategic principle: Your competitive edge is not Codex. Anyone can access Codex. Your edge is the quality of your niche selection and the depth of domain expertise you embed into the product. Industrial automation knowledge + AI is your defensible moat.</w:t>
            </w:r>
          </w:p>
        </w:tc>
      </w:tr>
    </w:tbl>
    <w:p>
      <w:r>
        <w:br w:type="page"/>
      </w:r>
    </w:p>
    <w:p>
      <w:pPr>
        <w:pStyle w:val="Heading1"/>
        <w:pBdr>
          <w:bottom w:val="single" w:color="0D7377" w:sz="8" w:space="1"/>
        </w:pBdr>
        <w:shd w:fill="1B2A4A" w:val="clear"/>
        <w:spacing w:after="240" w:before="360"/>
        <w:ind w:left="160"/>
      </w:pPr>
      <w:r>
        <w:rPr>
          <w:rFonts w:ascii="Arial" w:cs="Arial" w:eastAsia="Arial" w:hAnsi="Arial"/>
          <w:b/>
          <w:bCs/>
          <w:color w:val="FFFFFF"/>
          <w:sz w:val="32"/>
          <w:szCs w:val="32"/>
        </w:rPr>
        <w:t xml:space="preserve">2  THE MICRO-SAAS FACTORY MODEL EXPLAINED</w:t>
      </w:r>
    </w:p>
    <w:p>
      <w:pPr>
        <w:pStyle w:val="Heading2"/>
        <w:pBdr>
          <w:bottom w:val="single" w:color="0D7377" w:sz="4" w:space="1"/>
        </w:pBdr>
        <w:spacing w:after="120" w:before="280"/>
      </w:pPr>
      <w:r>
        <w:rPr>
          <w:rFonts w:ascii="Arial" w:cs="Arial" w:eastAsia="Arial" w:hAnsi="Arial"/>
          <w:b/>
          <w:bCs/>
          <w:color w:val="1B2A4A"/>
          <w:sz w:val="26"/>
          <w:szCs w:val="26"/>
        </w:rPr>
        <w:t xml:space="preserve">Core Definition</w:t>
      </w:r>
    </w:p>
    <w:p>
      <w:pPr>
        <w:spacing w:after="60" w:before="60"/>
      </w:pPr>
      <w:r>
        <w:rPr>
          <w:rFonts w:ascii="Arial" w:cs="Arial" w:eastAsia="Arial" w:hAnsi="Arial"/>
          <w:color w:val="1A1A2E"/>
          <w:sz w:val="20"/>
          <w:szCs w:val="20"/>
        </w:rPr>
        <w:t xml:space="preserve">A Micro-SaaS is a small, focused software-as-a-service business solving one specific problem for a niche audience. Unlike venture-backed SaaS requiring large teams, Micro-SaaS runs on 1–2 people, targeting $5K–$50K Monthly Recurring Revenue (MRR) with 80–95% gross profit margins.</w:t>
      </w:r>
    </w:p>
    <w:p>
      <w:pPr>
        <w:spacing w:after="120" w:before="0"/>
      </w:pPr>
    </w:p>
    <w:p>
      <w:pPr>
        <w:spacing w:after="60" w:before="60"/>
      </w:pPr>
      <w:r>
        <w:rPr>
          <w:rFonts w:ascii="Arial" w:cs="Arial" w:eastAsia="Arial" w:hAnsi="Arial"/>
          <w:color w:val="1A1A2E"/>
          <w:sz w:val="20"/>
          <w:szCs w:val="20"/>
        </w:rPr>
        <w:t xml:space="preserve">The 'Factory' aspect treats product creation as a repeatable production process — the same research → validate → build → launch → stabilize cycle executed for each product sequentially, each becoming an autonomous revenue unit before the next begins.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D7377" w:sz="16"/>
              <w:bottom w:val="none"/>
              <w:right w:val="none"/>
            </w:tcBorders>
            <w:shd w:fill="F4F6F9" w:val="clear"/>
            <w:tcMar>
              <w:top w:type="dxa" w:w="120"/>
              <w:left w:type="dxa" w:w="200"/>
              <w:bottom w:type="dxa" w:w="120"/>
              <w:right w:type="dxa" w:w="200"/>
            </w:tcMar>
          </w:tcPr>
          <w:p>
            <w:r>
              <w:rPr>
                <w:rFonts w:ascii="Arial" w:cs="Arial" w:eastAsia="Arial" w:hAnsi="Arial"/>
                <w:i/>
                <w:iCs/>
                <w:color w:val="1B2A4A"/>
                <w:sz w:val="20"/>
                <w:szCs w:val="20"/>
              </w:rPr>
              <w:t xml:space="preserve">SCADA Analogy: Each Micro-SaaS product is like a PLC-controlled process loop — designed once, tuned for stability, then running autonomously in 'maintenance mode.' The factory model is the supervisory layer orchestrating multiple loops simultaneously.</w:t>
            </w:r>
          </w:p>
        </w:tc>
      </w:tr>
    </w:tbl>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Why Factory Mode Is Now Viable (2026 vs. 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Constraint</w:t>
            </w:r>
          </w:p>
        </w:tc>
        <w:tc>
          <w:tcPr>
            <w:tcW w:type="dxa" w:w="348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2022 Reality</w:t>
            </w:r>
          </w:p>
        </w:tc>
        <w:tc>
          <w:tcPr>
            <w:tcW w:type="dxa" w:w="348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2026 Reality (GCP + Codex)</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Development team</w:t>
            </w:r>
          </w:p>
        </w:tc>
        <w:tc>
          <w:tcPr>
            <w:tcW w:type="dxa" w:w="34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2–3 engineers required</w:t>
            </w:r>
          </w:p>
        </w:tc>
        <w:tc>
          <w:tcPr>
            <w:tcW w:type="dxa" w:w="34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Codex agent replaces small team</w:t>
            </w:r>
          </w:p>
        </w:tc>
      </w:tr>
      <w:tr>
        <w:tc>
          <w:tcPr>
            <w:tcW w:type="dxa" w:w="2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bCs/>
                <w:color w:val="1B2A4A"/>
                <w:sz w:val="19"/>
                <w:szCs w:val="19"/>
              </w:rPr>
              <w:t xml:space="preserve">Starting capital</w:t>
            </w:r>
          </w:p>
        </w:tc>
        <w:tc>
          <w:tcPr>
            <w:tcW w:type="dxa" w:w="348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$50K–$200K required</w:t>
            </w:r>
          </w:p>
        </w:tc>
        <w:tc>
          <w:tcPr>
            <w:tcW w:type="dxa" w:w="348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del w:id="1040" w:author="Claude" w:date="2026-04-15T00:00:00Z">
              <w:r>
                <w:rPr>
                  <w:rFonts w:ascii="Arial" w:cs="Arial" w:eastAsia="Arial" w:hAnsi="Arial"/>
                  <w:b w:val="false"/>
                  <w:bCs w:val="false"/>
                  <w:color w:val="1A1A2E"/>
                  <w:sz w:val="19"/>
                  <w:szCs w:val="19"/>
                </w:rPr>
                <w:delText xml:space="preserve">Under $1,052 Year 1 total</w:delText>
              </w:r>
            </w:del>
            <w:ins w:id="1041" w:author="Claude" w:date="2026-04-15T00:00:00Z">
              <w:r>
                <w:rPr>
                  <w:rFonts w:ascii="Arial" w:cs="Arial" w:eastAsia="Arial" w:hAnsi="Arial"/>
                  <w:b w:val="false"/>
                  <w:bCs w:val="false"/>
                  <w:color w:val="1A1A2E"/>
                  <w:sz w:val="19"/>
                  <w:szCs w:val="19"/>
                </w:rPr>
                <w:t xml:space="preserve">Under $702 Year 1 total</w:t>
              </w:r>
            </w:ins>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Time to MVP</w:t>
            </w:r>
          </w:p>
        </w:tc>
        <w:tc>
          <w:tcPr>
            <w:tcW w:type="dxa" w:w="34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6–12 months per product</w:t>
            </w:r>
          </w:p>
        </w:tc>
        <w:tc>
          <w:tcPr>
            <w:tcW w:type="dxa" w:w="34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del w:id="1080" w:author="Claude" w:date="2026-04-15T00:00:00Z">
              <w:r>
                <w:rPr>
                  <w:rFonts w:ascii="Arial" w:cs="Arial" w:eastAsia="Arial" w:hAnsi="Arial"/>
                  <w:b w:val="false"/>
                  <w:bCs w:val="false"/>
                  <w:color w:val="1A1A2E"/>
                  <w:sz w:val="19"/>
                  <w:szCs w:val="19"/>
                </w:rPr>
                <w:delText xml:space="preserve">5–7 focused days per product</w:delText>
              </w:r>
            </w:del>
            <w:ins w:id="1081" w:author="Claude" w:date="2026-04-15T00:00:00Z">
              <w:r>
                <w:rPr>
                  <w:rFonts w:ascii="Arial" w:cs="Arial" w:eastAsia="Arial" w:hAnsi="Arial"/>
                  <w:b w:val="false"/>
                  <w:bCs w:val="false"/>
                  <w:color w:val="1A1A2E"/>
                  <w:sz w:val="19"/>
                  <w:szCs w:val="19"/>
                </w:rPr>
                <w:t xml:space="preserve">14–28 days per product (build phase only; 28 days minimum end-to-end including validation and launch). The 5–7 day full-time figure cited by AI-coding influencers excludes auth hardening, payments QA, onboarding, and beta iteration — do not plan against it.</w:t>
              </w:r>
            </w:ins>
          </w:p>
        </w:tc>
      </w:tr>
      <w:tr>
        <w:tc>
          <w:tcPr>
            <w:tcW w:type="dxa" w:w="2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bCs/>
                <w:color w:val="1B2A4A"/>
                <w:sz w:val="19"/>
                <w:szCs w:val="19"/>
              </w:rPr>
              <w:t xml:space="preserve">Technical depth required</w:t>
            </w:r>
          </w:p>
        </w:tc>
        <w:tc>
          <w:tcPr>
            <w:tcW w:type="dxa" w:w="348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Full-stack engineering</w:t>
            </w:r>
          </w:p>
        </w:tc>
        <w:tc>
          <w:tcPr>
            <w:tcW w:type="dxa" w:w="348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Architecture + code review only</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Infrastructure management</w:t>
            </w:r>
          </w:p>
        </w:tc>
        <w:tc>
          <w:tcPr>
            <w:tcW w:type="dxa" w:w="34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DevOps engineer required</w:t>
            </w:r>
          </w:p>
        </w:tc>
        <w:tc>
          <w:tcPr>
            <w:tcW w:type="dxa" w:w="34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GCP Cloud Run auto-scales, zero-config</w:t>
            </w:r>
          </w:p>
        </w:tc>
      </w:tr>
    </w:tbl>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The Differentiation Imperative — What Survives vs. What Dies</w:t>
      </w:r>
    </w:p>
    <w:p>
      <w:pPr>
        <w:spacing w:after="60" w:before="60"/>
      </w:pPr>
      <w:r>
        <w:rPr>
          <w:rFonts w:ascii="Arial" w:cs="Arial" w:eastAsia="Arial" w:hAnsi="Arial"/>
          <w:color w:val="1A1A2E"/>
          <w:sz w:val="20"/>
          <w:szCs w:val="20"/>
        </w:rPr>
        <w:t xml:space="preserve">The AI gold rush produced thousands of thin-wrapper products: UI over a GPT API call. By early 2025, most were dead. Three failure modes explain every one:</w:t>
      </w:r>
    </w:p>
    <w:p>
      <w:pPr>
        <w:pStyle w:val="ListParagraph"/>
        <w:numPr>
          <w:ilvl w:val="0"/>
          <w:numId w:val="2"/>
        </w:numPr>
        <w:spacing w:after="40" w:before="40"/>
      </w:pPr>
      <w:r>
        <w:rPr>
          <w:rFonts w:ascii="Arial" w:cs="Arial" w:eastAsia="Arial" w:hAnsi="Arial"/>
          <w:b/>
          <w:bCs/>
          <w:color w:val="1A1A2E"/>
          <w:sz w:val="20"/>
          <w:szCs w:val="20"/>
        </w:rPr>
        <w:t xml:space="preserve">Platform Absorption — OpenAI, Google, and Anthropic systematically absorb popular use cases into native products within 12 months</w:t>
      </w:r>
    </w:p>
    <w:p>
      <w:pPr>
        <w:pStyle w:val="ListParagraph"/>
        <w:numPr>
          <w:ilvl w:val="0"/>
          <w:numId w:val="2"/>
        </w:numPr>
        <w:spacing w:after="40" w:before="40"/>
      </w:pPr>
      <w:r>
        <w:rPr>
          <w:rFonts w:ascii="Arial" w:cs="Arial" w:eastAsia="Arial" w:hAnsi="Arial"/>
          <w:color w:val="1A1A2E"/>
          <w:sz w:val="20"/>
          <w:szCs w:val="20"/>
        </w:rPr>
        <w:t xml:space="preserve">Zero Switching Cost — if your value is only 'better prompting,' users replicate it by copying your prompt into the native interface</w:t>
      </w:r>
    </w:p>
    <w:p>
      <w:pPr>
        <w:pStyle w:val="ListParagraph"/>
        <w:numPr>
          <w:ilvl w:val="0"/>
          <w:numId w:val="2"/>
        </w:numPr>
        <w:spacing w:after="40" w:before="40"/>
      </w:pPr>
      <w:r>
        <w:rPr>
          <w:rFonts w:ascii="Arial" w:cs="Arial" w:eastAsia="Arial" w:hAnsi="Arial"/>
          <w:color w:val="1A1A2E"/>
          <w:sz w:val="20"/>
          <w:szCs w:val="20"/>
        </w:rPr>
        <w:t xml:space="preserve">Margin Compression — API costs at 40–70% of revenue, with competitors always willing to undercut on price</w:t>
      </w:r>
    </w:p>
    <w:p>
      <w:pPr>
        <w:spacing w:after="120" w:before="0"/>
      </w:pPr>
    </w:p>
    <w:p>
      <w:pPr>
        <w:spacing w:after="60" w:before="60"/>
      </w:pPr>
      <w:r>
        <w:rPr>
          <w:rFonts w:ascii="Arial" w:cs="Arial" w:eastAsia="Arial" w:hAnsi="Arial"/>
          <w:b/>
          <w:bCs/>
          <w:color w:val="1A1A2E"/>
          <w:sz w:val="20"/>
          <w:szCs w:val="20"/>
        </w:rPr>
        <w:t xml:space="preserve">Surviving products have at least ONE structural moat:</w:t>
      </w:r>
    </w:p>
    <w:p>
      <w:pPr>
        <w:pStyle w:val="ListParagraph"/>
        <w:numPr>
          <w:ilvl w:val="0"/>
          <w:numId w:val="2"/>
        </w:numPr>
        <w:spacing w:after="40" w:before="40"/>
      </w:pPr>
      <w:r>
        <w:rPr>
          <w:rFonts w:ascii="Arial" w:cs="Arial" w:eastAsia="Arial" w:hAnsi="Arial"/>
          <w:color w:val="1A1A2E"/>
          <w:sz w:val="20"/>
          <w:szCs w:val="20"/>
        </w:rPr>
        <w:t xml:space="preserve">Proprietary user-generated data that accumulates inside your product (data gravity lock-in)</w:t>
      </w:r>
    </w:p>
    <w:p>
      <w:pPr>
        <w:pStyle w:val="ListParagraph"/>
        <w:numPr>
          <w:ilvl w:val="0"/>
          <w:numId w:val="2"/>
        </w:numPr>
        <w:spacing w:after="40" w:before="40"/>
      </w:pPr>
      <w:r>
        <w:rPr>
          <w:rFonts w:ascii="Arial" w:cs="Arial" w:eastAsia="Arial" w:hAnsi="Arial"/>
          <w:color w:val="1A1A2E"/>
          <w:sz w:val="20"/>
          <w:szCs w:val="20"/>
        </w:rPr>
        <w:t xml:space="preserve">Deep integration with a platform users cannot leave — Shopify, Notion, SAP, Ignition SCADA</w:t>
      </w:r>
    </w:p>
    <w:p>
      <w:pPr>
        <w:pStyle w:val="ListParagraph"/>
        <w:numPr>
          <w:ilvl w:val="0"/>
          <w:numId w:val="2"/>
        </w:numPr>
        <w:spacing w:after="40" w:before="40"/>
      </w:pPr>
      <w:r>
        <w:rPr>
          <w:rFonts w:ascii="Arial" w:cs="Arial" w:eastAsia="Arial" w:hAnsi="Arial"/>
          <w:color w:val="1A1A2E"/>
          <w:sz w:val="20"/>
          <w:szCs w:val="20"/>
        </w:rPr>
        <w:t xml:space="preserve">Domain expertise embedded in product logic that a general AI model cannot replicate</w:t>
      </w:r>
    </w:p>
    <w:p>
      <w:pPr>
        <w:pStyle w:val="ListParagraph"/>
        <w:numPr>
          <w:ilvl w:val="0"/>
          <w:numId w:val="2"/>
        </w:numPr>
        <w:spacing w:after="40" w:before="40"/>
      </w:pPr>
      <w:r>
        <w:rPr>
          <w:rFonts w:ascii="Arial" w:cs="Arial" w:eastAsia="Arial" w:hAnsi="Arial"/>
          <w:color w:val="1A1A2E"/>
          <w:sz w:val="20"/>
          <w:szCs w:val="20"/>
        </w:rPr>
        <w:t xml:space="preserve">Workflow so specific to one professional context that no horizontal tool competes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D7377" w:sz="16"/>
              <w:bottom w:val="none"/>
              <w:right w:val="none"/>
            </w:tcBorders>
            <w:shd w:fill="F4F6F9" w:val="clear"/>
            <w:tcMar>
              <w:top w:type="dxa" w:w="120"/>
              <w:left w:type="dxa" w:w="200"/>
              <w:bottom w:type="dxa" w:w="120"/>
              <w:right w:type="dxa" w:w="200"/>
            </w:tcMar>
          </w:tcPr>
          <w:p>
            <w:r>
              <w:rPr>
                <w:rFonts w:ascii="Arial" w:cs="Arial" w:eastAsia="Arial" w:hAnsi="Arial"/>
                <w:i/>
                <w:iCs/>
                <w:color w:val="1B2A4A"/>
                <w:sz w:val="20"/>
                <w:szCs w:val="20"/>
              </w:rPr>
              <w:t xml:space="preserve">Example of moat in action: A generic AI writing tool charges $9/month. A HIPAA-compliant patient intake form builder for medical practices charges $99/month. Same underlying technology. Completely different defensibility. Your industrial automation background enables the $99/month version in verticals no one else can serve.</w:t>
            </w:r>
          </w:p>
        </w:tc>
      </w:tr>
    </w:tbl>
    <w:p>
      <w:r>
        <w:br w:type="page"/>
      </w:r>
    </w:p>
    <w:p>
      <w:pPr>
        <w:pStyle w:val="Heading1"/>
        <w:pBdr>
          <w:bottom w:val="single" w:color="0D7377" w:sz="8" w:space="1"/>
        </w:pBdr>
        <w:shd w:fill="1B2A4A" w:val="clear"/>
        <w:spacing w:after="240" w:before="360"/>
        <w:ind w:left="160"/>
      </w:pPr>
      <w:r>
        <w:rPr>
          <w:rFonts w:ascii="Arial" w:cs="Arial" w:eastAsia="Arial" w:hAnsi="Arial"/>
          <w:b/>
          <w:bCs/>
          <w:color w:val="FFFFFF"/>
          <w:sz w:val="32"/>
          <w:szCs w:val="32"/>
        </w:rPr>
        <w:t xml:space="preserve">3  MARKET INTELLIGENCE &amp; TIMING ANALYSIS</w:t>
      </w:r>
    </w:p>
    <w:p>
      <w:pPr>
        <w:pStyle w:val="Heading2"/>
        <w:pBdr>
          <w:bottom w:val="single" w:color="0D7377" w:sz="4" w:space="1"/>
        </w:pBdr>
        <w:spacing w:after="120" w:before="280"/>
      </w:pPr>
      <w:r>
        <w:rPr>
          <w:rFonts w:ascii="Arial" w:cs="Arial" w:eastAsia="Arial" w:hAnsi="Arial"/>
          <w:b/>
          <w:bCs/>
          <w:color w:val="1B2A4A"/>
          <w:sz w:val="26"/>
          <w:szCs w:val="26"/>
        </w:rPr>
        <w:t xml:space="preserve">Global SaaS Market Data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5CDD8" w:sz="1"/>
              <w:left w:val="single" w:color="C5CDD8" w:sz="1"/>
              <w:bottom w:val="single" w:color="C5CDD8" w:sz="1"/>
              <w:right w:val="single" w:color="C5CDD8"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32"/>
                <w:szCs w:val="32"/>
              </w:rPr>
              <w:t xml:space="preserve">$908B</w:t>
            </w:r>
          </w:p>
          <w:p>
            <w:pPr>
              <w:jc w:val="center"/>
            </w:pPr>
            <w:r>
              <w:rPr>
                <w:rFonts w:ascii="Arial" w:cs="Arial" w:eastAsia="Arial" w:hAnsi="Arial"/>
                <w:color w:val="FFFFFF"/>
                <w:sz w:val="16"/>
                <w:szCs w:val="16"/>
              </w:rPr>
              <w:t xml:space="preserve">Global SaaS Market by 2030</w:t>
            </w:r>
          </w:p>
        </w:tc>
        <w:tc>
          <w:tcPr>
            <w:tcW w:type="dxa" w:w="2340"/>
            <w:tcBorders>
              <w:top w:val="single" w:color="C5CDD8" w:sz="1"/>
              <w:left w:val="single" w:color="C5CDD8" w:sz="1"/>
              <w:bottom w:val="single" w:color="C5CDD8" w:sz="1"/>
              <w:right w:val="single" w:color="C5CDD8" w:sz="1"/>
            </w:tcBorders>
            <w:shd w:fill="0D7377" w:val="clear"/>
            <w:tcMar>
              <w:top w:type="dxa" w:w="100"/>
              <w:left w:type="dxa" w:w="140"/>
              <w:bottom w:type="dxa" w:w="100"/>
              <w:right w:type="dxa" w:w="140"/>
            </w:tcMar>
            <w:vAlign w:val="center"/>
          </w:tcPr>
          <w:p>
            <w:pPr>
              <w:jc w:val="center"/>
            </w:pPr>
            <w:r>
              <w:rPr>
                <w:rFonts w:ascii="Arial" w:cs="Arial" w:eastAsia="Arial" w:hAnsi="Arial"/>
                <w:b/>
                <w:bCs/>
                <w:color w:val="FFFFFF"/>
                <w:sz w:val="32"/>
                <w:szCs w:val="32"/>
              </w:rPr>
              <w:t xml:space="preserve">18.7%</w:t>
            </w:r>
          </w:p>
          <w:p>
            <w:pPr>
              <w:jc w:val="center"/>
            </w:pPr>
            <w:r>
              <w:rPr>
                <w:rFonts w:ascii="Arial" w:cs="Arial" w:eastAsia="Arial" w:hAnsi="Arial"/>
                <w:color w:val="FFFFFF"/>
                <w:sz w:val="16"/>
                <w:szCs w:val="16"/>
              </w:rPr>
              <w:t xml:space="preserve">Market CAGR</w:t>
            </w:r>
          </w:p>
        </w:tc>
        <w:tc>
          <w:tcPr>
            <w:tcW w:type="dxa" w:w="2340"/>
            <w:tcBorders>
              <w:top w:val="single" w:color="C5CDD8" w:sz="1"/>
              <w:left w:val="single" w:color="C5CDD8" w:sz="1"/>
              <w:bottom w:val="single" w:color="C5CDD8" w:sz="1"/>
              <w:right w:val="single" w:color="C5CDD8" w:sz="1"/>
            </w:tcBorders>
            <w:shd w:fill="1D8A4C" w:val="clear"/>
            <w:tcMar>
              <w:top w:type="dxa" w:w="100"/>
              <w:left w:type="dxa" w:w="140"/>
              <w:bottom w:type="dxa" w:w="100"/>
              <w:right w:type="dxa" w:w="140"/>
            </w:tcMar>
            <w:vAlign w:val="center"/>
          </w:tcPr>
          <w:p>
            <w:pPr>
              <w:jc w:val="center"/>
            </w:pPr>
            <w:r>
              <w:rPr>
                <w:rFonts w:ascii="Arial" w:cs="Arial" w:eastAsia="Arial" w:hAnsi="Arial"/>
                <w:b/>
                <w:bCs/>
                <w:color w:val="FFFFFF"/>
                <w:sz w:val="32"/>
                <w:szCs w:val="32"/>
              </w:rPr>
              <w:t xml:space="preserve">99%</w:t>
            </w:r>
          </w:p>
          <w:p>
            <w:pPr>
              <w:jc w:val="center"/>
            </w:pPr>
            <w:r>
              <w:rPr>
                <w:rFonts w:ascii="Arial" w:cs="Arial" w:eastAsia="Arial" w:hAnsi="Arial"/>
                <w:color w:val="FFFFFF"/>
                <w:sz w:val="16"/>
                <w:szCs w:val="16"/>
              </w:rPr>
              <w:t xml:space="preserve">Businesses Using SaaS</w:t>
            </w:r>
          </w:p>
        </w:tc>
        <w:tc>
          <w:tcPr>
            <w:tcW w:type="dxa" w:w="2340"/>
            <w:tcBorders>
              <w:top w:val="single" w:color="C5CDD8" w:sz="1"/>
              <w:left w:val="single" w:color="C5CDD8" w:sz="1"/>
              <w:bottom w:val="single" w:color="C5CDD8" w:sz="1"/>
              <w:right w:val="single" w:color="C5CDD8" w:sz="1"/>
            </w:tcBorders>
            <w:shd w:fill="F5A623" w:val="clear"/>
            <w:tcMar>
              <w:top w:type="dxa" w:w="100"/>
              <w:left w:type="dxa" w:w="140"/>
              <w:bottom w:type="dxa" w:w="100"/>
              <w:right w:type="dxa" w:w="140"/>
            </w:tcMar>
            <w:vAlign w:val="center"/>
          </w:tcPr>
          <w:p>
            <w:pPr>
              <w:jc w:val="center"/>
            </w:pPr>
            <w:r>
              <w:rPr>
                <w:rFonts w:ascii="Arial" w:cs="Arial" w:eastAsia="Arial" w:hAnsi="Arial"/>
                <w:b/>
                <w:bCs/>
                <w:color w:val="FFFFFF"/>
                <w:sz w:val="32"/>
                <w:szCs w:val="32"/>
              </w:rPr>
              <w:t xml:space="preserve">26%</w:t>
            </w:r>
          </w:p>
          <w:p>
            <w:pPr>
              <w:jc w:val="center"/>
            </w:pPr>
            <w:r>
              <w:rPr>
                <w:rFonts w:ascii="Arial" w:cs="Arial" w:eastAsia="Arial" w:hAnsi="Arial"/>
                <w:color w:val="FFFFFF"/>
                <w:sz w:val="16"/>
                <w:szCs w:val="16"/>
              </w:rPr>
              <w:t xml:space="preserve">Healthcare SaaS CAGR</w:t>
            </w:r>
          </w:p>
        </w:tc>
      </w:tr>
    </w:tbl>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Micro-SaaS Specific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56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w:t>
            </w:r>
          </w:p>
        </w:tc>
      </w:tr>
      <w:tr>
        <w:tc>
          <w:tcPr>
            <w:tcW w:type="dxa" w:w="28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MRR Range (reported)</w:t>
            </w:r>
          </w:p>
        </w:tc>
        <w:tc>
          <w:tcPr>
            <w:tcW w:type="dxa" w:w="65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$5,000 – $250,000 (median performers far below top)</w:t>
            </w:r>
          </w:p>
        </w:tc>
      </w:tr>
      <w:tr>
        <w:tc>
          <w:tcPr>
            <w:tcW w:type="dxa" w:w="28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Net Profit Margins</w:t>
            </w:r>
          </w:p>
        </w:tc>
        <w:tc>
          <w:tcPr>
            <w:tcW w:type="dxa" w:w="65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41% in 2024 — significantly outpacing larger SaaS companies</w:t>
            </w:r>
          </w:p>
        </w:tc>
      </w:tr>
      <w:tr>
        <w:tc>
          <w:tcPr>
            <w:tcW w:type="dxa" w:w="28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Weekly Launch Velocity</w:t>
            </w:r>
          </w:p>
        </w:tc>
        <w:tc>
          <w:tcPr>
            <w:tcW w:type="dxa" w:w="65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Tripled on Freemius platform by end of 2025</w:t>
            </w:r>
          </w:p>
        </w:tc>
      </w:tr>
      <w:tr>
        <w:tc>
          <w:tcPr>
            <w:tcW w:type="dxa" w:w="28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Developer AI Adoption</w:t>
            </w:r>
          </w:p>
        </w:tc>
        <w:tc>
          <w:tcPr>
            <w:tcW w:type="dxa" w:w="65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del w:id="1060" w:author="Claude" w:date="2026-04-15T00:00:00Z">
              <w:r>
                <w:rPr>
                  <w:rFonts w:ascii="Arial" w:cs="Arial" w:eastAsia="Arial" w:hAnsi="Arial"/>
                  <w:color w:val="1A1A2E"/>
                  <w:sz w:val="19"/>
                  <w:szCs w:val="19"/>
                </w:rPr>
                <w:delText xml:space="preserve">84% using or planning to use AI tools (Stack Overflow 2025 Survey, 33,169 respondents)</w:delText>
              </w:r>
            </w:del>
            <w:ins w:id="1061" w:author="Claude" w:date="2026-04-15T00:00:00Z">
              <w:r>
                <w:rPr>
                  <w:rFonts w:ascii="Arial" w:cs="Arial" w:eastAsia="Arial" w:hAnsi="Arial"/>
                  <w:color w:val="1A1A2E"/>
                  <w:sz w:val="19"/>
                  <w:szCs w:val="19"/>
                </w:rPr>
                <w:t xml:space="preserve">84% using or planning to use AI tools, up from 76% in 2024 (Stack Overflow 2025 Developer Survey, 49,000+ respondents across 177 countries)</w:t>
              </w:r>
            </w:ins>
          </w:p>
        </w:tc>
      </w:tr>
      <w:tr>
        <w:tc>
          <w:tcPr>
            <w:tcW w:type="dxa" w:w="28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AI Team Profitability</w:t>
            </w:r>
          </w:p>
        </w:tc>
        <w:tc>
          <w:tcPr>
            <w:tcW w:type="dxa" w:w="65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61% of AI-using teams at breakeven or profitable vs. 54% non-AI teams (SaaS Capital)</w:t>
            </w:r>
          </w:p>
        </w:tc>
      </w:tr>
      <w:tr>
        <w:tc>
          <w:tcPr>
            <w:tcW w:type="dxa" w:w="28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Remote Work Catalyst</w:t>
            </w:r>
          </w:p>
        </w:tc>
        <w:tc>
          <w:tcPr>
            <w:tcW w:type="dxa" w:w="65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32.6M Americans working from home (22% of workforce) — constant new software need categories</w:t>
            </w:r>
          </w:p>
        </w:tc>
      </w:tr>
    </w:tbl>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Vertical Opportunity Landscape (Your Domain Alignment)</w:t>
      </w:r>
    </w:p>
    <w:p>
      <w:pPr>
        <w:spacing w:after="60" w:before="60"/>
      </w:pPr>
      <w:r>
        <w:rPr>
          <w:rFonts w:ascii="Arial" w:cs="Arial" w:eastAsia="Arial" w:hAnsi="Arial"/>
          <w:color w:val="1A1A2E"/>
          <w:sz w:val="20"/>
          <w:szCs w:val="20"/>
        </w:rPr>
        <w:t xml:space="preserve">Given your SCADA/PLC/IIoT/Pharma Automation expertise, the following verticals represent high-value, underserved niches where you have a structural knowledge advantage: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Vertical</w:t>
            </w:r>
          </w:p>
        </w:tc>
        <w:tc>
          <w:tcPr>
            <w:tcW w:type="dxa" w:w="16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Competition</w:t>
            </w:r>
          </w:p>
        </w:tc>
        <w:tc>
          <w:tcPr>
            <w:tcW w:type="dxa" w:w="516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Details &amp; Pricing</w:t>
            </w:r>
          </w:p>
        </w:tc>
      </w:tr>
      <w:tr>
        <w:tc>
          <w:tcPr>
            <w:tcW w:type="dxa" w:w="2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Pharma/GxP Automation</w:t>
            </w:r>
          </w:p>
        </w:tc>
        <w:tc>
          <w:tcPr>
            <w:tcW w:type="dxa" w:w="1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High</w:t>
            </w:r>
          </w:p>
        </w:tc>
        <w:tc>
          <w:tcPr>
            <w:tcW w:type="dxa" w:w="51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$99–$299/mo per seat — compliance requirements create strong willingness to pay; GMP, 21 CFR Part 11 knowledge is the moat</w:t>
            </w:r>
          </w:p>
        </w:tc>
      </w:tr>
      <w:tr>
        <w:tc>
          <w:tcPr>
            <w:tcW w:type="dxa" w:w="26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bCs/>
                <w:color w:val="1B2A4A"/>
                <w:sz w:val="19"/>
                <w:szCs w:val="19"/>
              </w:rPr>
              <w:t xml:space="preserve">Industrial IIoT / SCADA</w:t>
            </w:r>
          </w:p>
        </w:tc>
        <w:tc>
          <w:tcPr>
            <w:tcW w:type="dxa" w:w="16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Medium-High</w:t>
            </w:r>
          </w:p>
        </w:tc>
        <w:tc>
          <w:tcPr>
            <w:tcW w:type="dxa" w:w="51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$49–$149/mo — OEE dashboards, maintenance schedulers, alarm analytics — operators need focused tools, not ERP add-ons</w:t>
            </w:r>
          </w:p>
        </w:tc>
      </w:tr>
      <w:tr>
        <w:tc>
          <w:tcPr>
            <w:tcW w:type="dxa" w:w="2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Cobot Integration Tools</w:t>
            </w:r>
          </w:p>
        </w:tc>
        <w:tc>
          <w:tcPr>
            <w:tcW w:type="dxa" w:w="1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Medium</w:t>
            </w:r>
          </w:p>
        </w:tc>
        <w:tc>
          <w:tcPr>
            <w:tcW w:type="dxa" w:w="51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$29–$79/mo — manufacturers deploying UR/ABB cobots need deployment guides, safety checklists, ROI calculators</w:t>
            </w:r>
          </w:p>
        </w:tc>
      </w:tr>
      <w:tr>
        <w:tc>
          <w:tcPr>
            <w:tcW w:type="dxa" w:w="26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bCs/>
                <w:color w:val="1B2A4A"/>
                <w:sz w:val="19"/>
                <w:szCs w:val="19"/>
              </w:rPr>
              <w:t xml:space="preserve">F&amp;B / CPG Quality Control</w:t>
            </w:r>
          </w:p>
        </w:tc>
        <w:tc>
          <w:tcPr>
            <w:tcW w:type="dxa" w:w="16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Medium-High</w:t>
            </w:r>
          </w:p>
        </w:tc>
        <w:tc>
          <w:tcPr>
            <w:tcW w:type="dxa" w:w="51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$49–$149/mo — Coca-Cola project gives you credibility; HACCP/SPC tools underserved at SME level</w:t>
            </w:r>
          </w:p>
        </w:tc>
      </w:tr>
      <w:tr>
        <w:tc>
          <w:tcPr>
            <w:tcW w:type="dxa" w:w="2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Construction/Infrastructure</w:t>
            </w:r>
          </w:p>
        </w:tc>
        <w:tc>
          <w:tcPr>
            <w:tcW w:type="dxa" w:w="1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Medium</w:t>
            </w:r>
          </w:p>
        </w:tc>
        <w:tc>
          <w:tcPr>
            <w:tcW w:type="dxa" w:w="51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$19–$49/mo — document search, compliance Q&amp;A (maps to $1,000 Gen App Builder credit opportunity)</w:t>
            </w:r>
          </w:p>
        </w:tc>
      </w:tr>
      <w:tr>
        <w:tc>
          <w:tcPr>
            <w:tcW w:type="dxa" w:w="26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bCs/>
                <w:color w:val="1B2A4A"/>
                <w:sz w:val="19"/>
                <w:szCs w:val="19"/>
              </w:rPr>
              <w:t xml:space="preserve">Energy/Grid Operations</w:t>
            </w:r>
          </w:p>
        </w:tc>
        <w:tc>
          <w:tcPr>
            <w:tcW w:type="dxa" w:w="16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High</w:t>
            </w:r>
          </w:p>
        </w:tc>
        <w:tc>
          <w:tcPr>
            <w:tcW w:type="dxa" w:w="51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$99–$299/mo — SLNG/SP Group experience; NERC-CIP, alarm management — highly regulated, high WTP</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D7377" w:sz="16"/>
              <w:bottom w:val="none"/>
              <w:right w:val="none"/>
            </w:tcBorders>
            <w:shd w:fill="F4F6F9" w:val="clear"/>
            <w:tcMar>
              <w:top w:type="dxa" w:w="120"/>
              <w:left w:type="dxa" w:w="200"/>
              <w:bottom w:type="dxa" w:w="120"/>
              <w:right w:type="dxa" w:w="200"/>
            </w:tcMar>
          </w:tcPr>
          <w:p>
            <w:r>
              <w:rPr>
                <w:rFonts w:ascii="Arial" w:cs="Arial" w:eastAsia="Arial" w:hAnsi="Arial"/>
                <w:i/>
                <w:iCs/>
                <w:color w:val="1B2A4A"/>
                <w:sz w:val="20"/>
                <w:szCs w:val="20"/>
              </w:rPr>
              <w:t xml:space="preserve">Competition Calibration Rule: 0–3 competitors = likely no validated demand; 4–12 = sweet spot (validated demand + room to differentiate); 13+ = needs killer distribution or hyper-specific sub-niche. If top 3 competitors are VC-backed, pick a different niche — they can lose money longer than you can stay solvent.</w:t>
            </w:r>
          </w:p>
        </w:tc>
      </w:tr>
    </w:tbl>
    <w:p>
      <w:r>
        <w:br w:type="page"/>
      </w:r>
    </w:p>
    <w:p>
      <w:pPr>
        <w:pStyle w:val="Heading1"/>
        <w:pBdr>
          <w:bottom w:val="single" w:color="0D7377" w:sz="8" w:space="1"/>
        </w:pBdr>
        <w:shd w:fill="1B2A4A" w:val="clear"/>
        <w:spacing w:after="240" w:before="360"/>
        <w:ind w:left="160"/>
      </w:pPr>
      <w:r>
        <w:rPr>
          <w:rFonts w:ascii="Arial" w:cs="Arial" w:eastAsia="Arial" w:hAnsi="Arial"/>
          <w:b/>
          <w:bCs/>
          <w:color w:val="FFFFFF"/>
          <w:sz w:val="32"/>
          <w:szCs w:val="32"/>
        </w:rPr>
        <w:t xml:space="preserve">4  GCP-NATIVE TECHNOLOGY STACK</w:t>
      </w:r>
    </w:p>
    <w:p>
      <w:pPr>
        <w:spacing w:after="60" w:before="60"/>
      </w:pPr>
      <w:r>
        <w:rPr>
          <w:rFonts w:ascii="Arial" w:cs="Arial" w:eastAsia="Arial" w:hAnsi="Arial"/>
          <w:color w:val="1A1A2E"/>
          <w:sz w:val="20"/>
          <w:szCs w:val="20"/>
        </w:rPr>
        <w:t xml:space="preserve">The architecture replaces the original best-of-breed Vercel + Supabase stack with a GCP-consolidated approach, delivering unified billing, IAM, monitoring, and a clear path to Vertex AI integration. Stripe remains external (GCP has no payments equivalent).</w:t>
      </w:r>
    </w:p>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Full Stack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536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Technology &amp; Details</w:t>
            </w:r>
          </w:p>
        </w:tc>
        <w:tc>
          <w:tcPr>
            <w:tcW w:type="dxa" w:w="20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Frontend</w:t>
            </w:r>
          </w:p>
        </w:tc>
        <w:tc>
          <w:tcPr>
            <w:tcW w:type="dxa" w:w="53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Next.js 15+ (App Router), React 19+, Tailwind CSS 4, shadcn/ui</w:t>
            </w:r>
          </w:p>
        </w:tc>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
            </w:r>
          </w:p>
        </w:tc>
      </w:tr>
      <w:tr>
        <w:tc>
          <w:tcPr>
            <w:tcW w:type="dxa" w:w="20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bCs/>
                <w:color w:val="1B2A4A"/>
                <w:sz w:val="19"/>
                <w:szCs w:val="19"/>
              </w:rPr>
              <w:t xml:space="preserve">Hosting</w:t>
            </w:r>
          </w:p>
        </w:tc>
        <w:tc>
          <w:tcPr>
            <w:tcW w:type="dxa" w:w="53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Google Cloud Run — scales to zero, 2M requests/month free, commercial use allowed on free tier</w:t>
            </w:r>
          </w:p>
        </w:tc>
        <w:tc>
          <w:tcPr>
            <w:tcW w:type="dxa" w:w="20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Backend / API</w:t>
            </w:r>
          </w:p>
        </w:tc>
        <w:tc>
          <w:tcPr>
            <w:tcW w:type="dxa" w:w="53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Next.js API Routes in Cloud Run container OR FastAPI (Python) in Cloud Run</w:t>
            </w:r>
          </w:p>
        </w:tc>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
            </w:r>
          </w:p>
        </w:tc>
      </w:tr>
      <w:tr>
        <w:tc>
          <w:tcPr>
            <w:tcW w:type="dxa" w:w="20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bCs/>
                <w:color w:val="1B2A4A"/>
                <w:sz w:val="19"/>
                <w:szCs w:val="19"/>
              </w:rPr>
              <w:t xml:space="preserve">Database</w:t>
            </w:r>
          </w:p>
        </w:tc>
        <w:tc>
          <w:tcPr>
            <w:tcW w:type="dxa" w:w="53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Firestore (RECOMMENDED for simple CRUD SaaS — 1 GiB, 50K reads/day, 20K writes/day free) OR Cloud SQL for PostgreSQL (relational-heavy products)</w:t>
            </w:r>
          </w:p>
        </w:tc>
        <w:tc>
          <w:tcPr>
            <w:tcW w:type="dxa" w:w="20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Authentication</w:t>
            </w:r>
          </w:p>
        </w:tc>
        <w:tc>
          <w:tcPr>
            <w:tcW w:type="dxa" w:w="53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Firebase Authentication — 50K MAU free, email/password + Google OAuth no cost</w:t>
            </w:r>
          </w:p>
        </w:tc>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
            </w:r>
          </w:p>
        </w:tc>
      </w:tr>
      <w:tr>
        <w:tc>
          <w:tcPr>
            <w:tcW w:type="dxa" w:w="20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bCs/>
                <w:color w:val="1B2A4A"/>
                <w:sz w:val="19"/>
                <w:szCs w:val="19"/>
              </w:rPr>
              <w:t xml:space="preserve">Payments</w:t>
            </w:r>
          </w:p>
        </w:tc>
        <w:tc>
          <w:tcPr>
            <w:tcW w:type="dxa" w:w="53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Stripe — Checkout + Webhooks + Customer Portal. 2.9% + $0.30/txn, no monthly fee</w:t>
            </w:r>
          </w:p>
        </w:tc>
        <w:tc>
          <w:tcPr>
            <w:tcW w:type="dxa" w:w="20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AI Integration</w:t>
            </w:r>
          </w:p>
        </w:tc>
        <w:tc>
          <w:tcPr>
            <w:tcW w:type="dxa" w:w="53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Gemini 2.5 Pro via Vertex AI ($1.25/$10 per 1M tokens) OR Gemini 2.5 Flash ($0.15/$0.60 per 1M tokens) for routine tasks</w:t>
            </w:r>
          </w:p>
        </w:tc>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
            </w:r>
          </w:p>
        </w:tc>
      </w:tr>
      <w:tr>
        <w:tc>
          <w:tcPr>
            <w:tcW w:type="dxa" w:w="20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bCs/>
                <w:color w:val="1B2A4A"/>
                <w:sz w:val="19"/>
                <w:szCs w:val="19"/>
              </w:rPr>
              <w:t xml:space="preserve">Domain + DNS</w:t>
            </w:r>
          </w:p>
        </w:tc>
        <w:tc>
          <w:tcPr>
            <w:tcW w:type="dxa" w:w="53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Cloud Domains (resells Squarespace, ~$12–14/year per .com) + Google Cloud DNS ($0.20/zone/month)</w:t>
            </w:r>
          </w:p>
        </w:tc>
        <w:tc>
          <w:tcPr>
            <w:tcW w:type="dxa" w:w="20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Email</w:t>
            </w:r>
          </w:p>
        </w:tc>
        <w:tc>
          <w:tcPr>
            <w:tcW w:type="dxa" w:w="53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Resend — 3,000 emails/month, 100/day free. Pro $20/month</w:t>
            </w:r>
          </w:p>
        </w:tc>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
            </w:r>
          </w:p>
        </w:tc>
      </w:tr>
      <w:tr>
        <w:tc>
          <w:tcPr>
            <w:tcW w:type="dxa" w:w="20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bCs/>
                <w:color w:val="1B2A4A"/>
                <w:sz w:val="19"/>
                <w:szCs w:val="19"/>
              </w:rPr>
              <w:t xml:space="preserve">File Storage</w:t>
            </w:r>
          </w:p>
        </w:tc>
        <w:tc>
          <w:tcPr>
            <w:tcW w:type="dxa" w:w="53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Google Cloud Storage — 5 GB-months free (Standard class, US regions)</w:t>
            </w:r>
          </w:p>
        </w:tc>
        <w:tc>
          <w:tcPr>
            <w:tcW w:type="dxa" w:w="20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Background Jobs</w:t>
            </w:r>
          </w:p>
        </w:tc>
        <w:tc>
          <w:tcPr>
            <w:tcW w:type="dxa" w:w="53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Cloud Scheduler (3 free jobs), Cloud Tasks (1M free ops/month), Pub/Sub (10 GB free/month)</w:t>
            </w:r>
          </w:p>
        </w:tc>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
            </w:r>
          </w:p>
        </w:tc>
      </w:tr>
      <w:tr>
        <w:tc>
          <w:tcPr>
            <w:tcW w:type="dxa" w:w="20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bCs/>
                <w:color w:val="1B2A4A"/>
                <w:sz w:val="19"/>
                <w:szCs w:val="19"/>
              </w:rPr>
              <w:t xml:space="preserve">Monitoring</w:t>
            </w:r>
          </w:p>
        </w:tc>
        <w:tc>
          <w:tcPr>
            <w:tcW w:type="dxa" w:w="53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Cloud Monitoring + Cloud Logging (50 GiB/project/month free) + Error Reporting built-in</w:t>
            </w:r>
          </w:p>
        </w:tc>
        <w:tc>
          <w:tcPr>
            <w:tcW w:type="dxa" w:w="20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CI/CD</w:t>
            </w:r>
          </w:p>
        </w:tc>
        <w:tc>
          <w:tcPr>
            <w:tcW w:type="dxa" w:w="53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Cloud Build (120 free build-min/day) OR GitHub Actions (2K free min/month)</w:t>
            </w:r>
          </w:p>
        </w:tc>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
            </w:r>
          </w:p>
        </w:tc>
      </w:tr>
      <w:tr>
        <w:tc>
          <w:tcPr>
            <w:tcW w:type="dxa" w:w="20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bCs/>
                <w:color w:val="1B2A4A"/>
                <w:sz w:val="19"/>
                <w:szCs w:val="19"/>
              </w:rPr>
              <w:t xml:space="preserve">Secret Management</w:t>
            </w:r>
          </w:p>
        </w:tc>
        <w:tc>
          <w:tcPr>
            <w:tcW w:type="dxa" w:w="53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Secret Manager — 6 active secret versions free, 10K access ops free/month</w:t>
            </w:r>
          </w:p>
        </w:tc>
        <w:tc>
          <w:tcPr>
            <w:tcW w:type="dxa" w:w="20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
            </w:r>
          </w:p>
        </w:tc>
      </w:tr>
    </w:tbl>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GCP Always-Free Tier (Never Expires)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D7377" w:sz="16"/>
              <w:bottom w:val="none"/>
              <w:right w:val="none"/>
            </w:tcBorders>
            <w:shd w:fill="F4F6F9" w:val="clear"/>
            <w:tcMar>
              <w:top w:type="dxa" w:w="120"/>
              <w:left w:type="dxa" w:w="200"/>
              <w:bottom w:type="dxa" w:w="120"/>
              <w:right w:type="dxa" w:w="200"/>
            </w:tcMar>
          </w:tcPr>
          <w:p>
            <w:r>
              <w:rPr>
                <w:rFonts w:ascii="Arial" w:cs="Arial" w:eastAsia="Arial" w:hAnsi="Arial"/>
                <w:i/>
                <w:iCs/>
                <w:color w:val="1B2A4A"/>
                <w:sz w:val="20"/>
                <w:szCs w:val="20"/>
              </w:rPr>
              <w:t xml:space="preserve">These quotas reset monthly and NEVER expire — unlike the $300 trial. Your early-stage products should run entirely within these limits, making per-product infrastructure cost approximately $1.28/month (DNS + domain only).</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30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Primary Free Quota</w:t>
            </w:r>
          </w:p>
        </w:tc>
        <w:tc>
          <w:tcPr>
            <w:tcW w:type="dxa" w:w="396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Secondary Quota</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Cloud Run</w:t>
            </w:r>
          </w:p>
        </w:tc>
        <w:tc>
          <w:tcPr>
            <w:tcW w:type="dxa" w:w="3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180,000 vCPU-sec/month</w:t>
            </w:r>
          </w:p>
        </w:tc>
        <w:tc>
          <w:tcPr>
            <w:tcW w:type="dxa" w:w="39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360,000 GiB-sec/month + 2M requests/month</w:t>
            </w:r>
          </w:p>
        </w:tc>
      </w:tr>
      <w:tr>
        <w:tc>
          <w:tcPr>
            <w:tcW w:type="dxa" w:w="2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bCs/>
                <w:color w:val="1B2A4A"/>
                <w:sz w:val="19"/>
                <w:szCs w:val="19"/>
              </w:rPr>
              <w:t xml:space="preserve">Firestore</w:t>
            </w:r>
          </w:p>
        </w:tc>
        <w:tc>
          <w:tcPr>
            <w:tcW w:type="dxa" w:w="30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1 GiB storage</w:t>
            </w:r>
          </w:p>
        </w:tc>
        <w:tc>
          <w:tcPr>
            <w:tcW w:type="dxa" w:w="39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50,000 reads/day + 20,000 writes/day</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Cloud Functions</w:t>
            </w:r>
          </w:p>
        </w:tc>
        <w:tc>
          <w:tcPr>
            <w:tcW w:type="dxa" w:w="3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2M invocations/month</w:t>
            </w:r>
          </w:p>
        </w:tc>
        <w:tc>
          <w:tcPr>
            <w:tcW w:type="dxa" w:w="39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400K GB-seconds, 200K GHz-seconds</w:t>
            </w:r>
          </w:p>
        </w:tc>
      </w:tr>
      <w:tr>
        <w:tc>
          <w:tcPr>
            <w:tcW w:type="dxa" w:w="2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bCs/>
                <w:color w:val="1B2A4A"/>
                <w:sz w:val="19"/>
                <w:szCs w:val="19"/>
              </w:rPr>
              <w:t xml:space="preserve">Cloud Storage</w:t>
            </w:r>
          </w:p>
        </w:tc>
        <w:tc>
          <w:tcPr>
            <w:tcW w:type="dxa" w:w="30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5 GB-months</w:t>
            </w:r>
          </w:p>
        </w:tc>
        <w:tc>
          <w:tcPr>
            <w:tcW w:type="dxa" w:w="39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Standard class, US multi-region</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Pub/Sub</w:t>
            </w:r>
          </w:p>
        </w:tc>
        <w:tc>
          <w:tcPr>
            <w:tcW w:type="dxa" w:w="3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10 GB messages/month</w:t>
            </w:r>
          </w:p>
        </w:tc>
        <w:tc>
          <w:tcPr>
            <w:tcW w:type="dxa" w:w="39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
            </w:r>
          </w:p>
        </w:tc>
      </w:tr>
      <w:tr>
        <w:tc>
          <w:tcPr>
            <w:tcW w:type="dxa" w:w="2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bCs/>
                <w:color w:val="1B2A4A"/>
                <w:sz w:val="19"/>
                <w:szCs w:val="19"/>
              </w:rPr>
              <w:t xml:space="preserve">Cloud Build</w:t>
            </w:r>
          </w:p>
        </w:tc>
        <w:tc>
          <w:tcPr>
            <w:tcW w:type="dxa" w:w="30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120 build-minutes/day</w:t>
            </w:r>
          </w:p>
        </w:tc>
        <w:tc>
          <w:tcPr>
            <w:tcW w:type="dxa" w:w="39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Secret Manager</w:t>
            </w:r>
          </w:p>
        </w:tc>
        <w:tc>
          <w:tcPr>
            <w:tcW w:type="dxa" w:w="3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6 active versions</w:t>
            </w:r>
          </w:p>
        </w:tc>
        <w:tc>
          <w:tcPr>
            <w:tcW w:type="dxa" w:w="39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10,000 access operations/month</w:t>
            </w:r>
          </w:p>
        </w:tc>
      </w:tr>
    </w:tbl>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Critical: Cloud Domains Note</w:t>
      </w:r>
    </w:p>
    <w:p>
      <w:pPr>
        <w:spacing w:after="60" w:before="60"/>
      </w:pPr>
      <w:r>
        <w:rPr>
          <w:rFonts w:ascii="Arial" w:cs="Arial" w:eastAsia="Arial" w:hAnsi="Arial"/>
          <w:color w:val="C0392B"/>
          <w:sz w:val="20"/>
          <w:szCs w:val="20"/>
        </w:rPr>
        <w:t xml:space="preserve">Google Domains was sold to Squarespace in September 2023. All registrations migrated to Squarespace by July 2024. However, Google Cloud still offers 'Cloud Domains' — a reseller service where you can register and manage domains directly from the GCP Console with billing on your GCP invoice. The underlying registrar is Squarespace, not Google. Domain transfers INTO Cloud Domains from third parties are no longer supported — only new registrations.</w:t>
      </w:r>
    </w:p>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Deployment Architecture (Per Product)</w:t>
      </w:r>
    </w:p>
    <w:p>
      <w:pPr>
        <w:spacing w:after="60" w:before="60"/>
      </w:pPr>
      <w:r>
        <w:rPr>
          <w:rFonts w:ascii="Arial" w:cs="Arial" w:eastAsia="Arial" w:hAnsi="Arial"/>
          <w:color w:val="1A1A2E"/>
          <w:sz w:val="20"/>
          <w:szCs w:val="20"/>
        </w:rPr>
        <w:t xml:space="preserve">Each product = one Cloud Run service = one Docker container. Deployment flow:</w:t>
      </w:r>
    </w:p>
    <w:p>
      <w:pPr>
        <w:pStyle w:val="ListParagraph"/>
        <w:numPr>
          <w:ilvl w:val="0"/>
          <w:numId w:val="2"/>
        </w:numPr>
        <w:spacing w:after="40" w:before="40"/>
      </w:pPr>
      <w:r>
        <w:rPr>
          <w:rFonts w:ascii="Arial" w:cs="Arial" w:eastAsia="Arial" w:hAnsi="Arial"/>
          <w:color w:val="1A1A2E"/>
          <w:sz w:val="20"/>
          <w:szCs w:val="20"/>
        </w:rPr>
        <w:t xml:space="preserve">Push to GitHub main branch → Cloud Build triggers automatically → Dockerfile builds container image → Container pushed to Artifact Registry → Cloud Run deploys new revision → Zero-downtime traffic migration</w:t>
      </w:r>
    </w:p>
    <w:p>
      <w:pPr>
        <w:pStyle w:val="ListParagraph"/>
        <w:numPr>
          <w:ilvl w:val="0"/>
          <w:numId w:val="2"/>
        </w:numPr>
        <w:spacing w:after="40" w:before="40"/>
      </w:pPr>
      <w:r>
        <w:rPr>
          <w:rFonts w:ascii="Arial" w:cs="Arial" w:eastAsia="Arial" w:hAnsi="Arial"/>
          <w:color w:val="1A1A2E"/>
          <w:sz w:val="20"/>
          <w:szCs w:val="20"/>
        </w:rPr>
        <w:t xml:space="preserve">Cloud Run provides free TLS/HTTPS certificates automatically — no certificate management needed</w:t>
      </w:r>
    </w:p>
    <w:p>
      <w:pPr>
        <w:pStyle w:val="ListParagraph"/>
        <w:numPr>
          <w:ilvl w:val="0"/>
          <w:numId w:val="2"/>
        </w:numPr>
        <w:spacing w:after="40" w:before="40"/>
      </w:pPr>
      <w:r>
        <w:rPr>
          <w:rFonts w:ascii="Arial" w:cs="Arial" w:eastAsia="Arial" w:hAnsi="Arial"/>
          <w:color w:val="1A1A2E"/>
          <w:sz w:val="20"/>
          <w:szCs w:val="20"/>
        </w:rPr>
        <w:t xml:space="preserve">Custom domain mapping: gcloud run domain-mappings create --service [name] --domain [domain] --region us-central1</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D7377" w:sz="16"/>
              <w:bottom w:val="none"/>
              <w:right w:val="none"/>
            </w:tcBorders>
            <w:shd w:fill="F4F6F9" w:val="clear"/>
            <w:tcMar>
              <w:top w:type="dxa" w:w="120"/>
              <w:left w:type="dxa" w:w="200"/>
              <w:bottom w:type="dxa" w:w="120"/>
              <w:right w:type="dxa" w:w="200"/>
            </w:tcMar>
          </w:tcPr>
          <w:p>
            <w:r>
              <w:rPr>
                <w:rFonts w:ascii="Arial" w:cs="Arial" w:eastAsia="Arial" w:hAnsi="Arial"/>
                <w:i/>
                <w:iCs/>
                <w:color w:val="1B2A4A"/>
                <w:sz w:val="20"/>
                <w:szCs w:val="20"/>
              </w:rPr>
              <w:t xml:space="preserve">AI Studio vs. Vertex AI: Use Vertex AI for ALL production SaaS products. Reasons: data NOT used for training, 99.9% SLA, SOC 2 / HIPAA eligible, unified GCP billing, IAM/VPC integration. Use Google AI Studio only for prototyping — it has a free tier with rate limits but no production SLA.</w:t>
            </w:r>
          </w:p>
        </w:tc>
      </w:tr>
    </w:tbl>
    <w:p>
      <w:r>
        <w:br w:type="page"/>
      </w:r>
    </w:p>
    <w:p>
      <w:pPr>
        <w:pStyle w:val="Heading1"/>
        <w:pBdr>
          <w:bottom w:val="single" w:color="0D7377" w:sz="8" w:space="1"/>
        </w:pBdr>
        <w:shd w:fill="1B2A4A" w:val="clear"/>
        <w:spacing w:after="240" w:before="360"/>
        <w:ind w:left="160"/>
      </w:pPr>
      <w:r>
        <w:rPr>
          <w:rFonts w:ascii="Arial" w:cs="Arial" w:eastAsia="Arial" w:hAnsi="Arial"/>
          <w:b/>
          <w:bCs/>
          <w:color w:val="FFFFFF"/>
          <w:sz w:val="32"/>
          <w:szCs w:val="32"/>
        </w:rPr>
        <w:t xml:space="preserve">5  CREDIT INVENTORY &amp; DEPLOYMENT STRATEGY</w:t>
      </w:r>
    </w:p>
    <w:p>
      <w:pPr>
        <w:pStyle w:val="Heading2"/>
        <w:pBdr>
          <w:bottom w:val="single" w:color="0D7377" w:sz="4" w:space="1"/>
        </w:pBdr>
        <w:spacing w:after="120" w:before="280"/>
      </w:pPr>
      <w:r>
        <w:rPr>
          <w:rFonts w:ascii="Arial" w:cs="Arial" w:eastAsia="Arial" w:hAnsi="Arial"/>
          <w:b/>
          <w:bCs/>
          <w:color w:val="1B2A4A"/>
          <w:sz w:val="26"/>
          <w:szCs w:val="26"/>
        </w:rPr>
        <w:t xml:space="preserve">Your Credit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Credit</w:t>
            </w:r>
          </w:p>
        </w:tc>
        <w:tc>
          <w:tcPr>
            <w:tcW w:type="dxa" w:w="22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Amount &amp; Expiry</w:t>
            </w:r>
          </w:p>
        </w:tc>
        <w:tc>
          <w:tcPr>
            <w:tcW w:type="dxa" w:w="496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Scope &amp; Coverage</w:t>
            </w:r>
          </w:p>
        </w:tc>
      </w:tr>
      <w:tr>
        <w:tc>
          <w:tcPr>
            <w:tcW w:type="dxa" w:w="2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GCP Free Trial</w:t>
            </w:r>
          </w:p>
        </w:tc>
        <w:tc>
          <w:tcPr>
            <w:tcW w:type="dxa" w:w="2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$300 / 90 days from signup</w:t>
            </w:r>
          </w:p>
        </w:tc>
        <w:tc>
          <w:tcPr>
            <w:tcW w:type="dxa" w:w="49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ANY GCP service — Cloud Run, Vertex AI/Gemini API, Cloud SQL, Storage, everything. Best used for Gemini 2.5 Pro prototyping.</w:t>
            </w:r>
          </w:p>
        </w:tc>
      </w:tr>
      <w:tr>
        <w:tc>
          <w:tcPr>
            <w:tcW w:type="dxa" w:w="22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bCs/>
                <w:color w:val="1B2A4A"/>
                <w:sz w:val="19"/>
                <w:szCs w:val="19"/>
              </w:rPr>
              <w:t xml:space="preserve">Gen App Builder Trial</w:t>
            </w:r>
          </w:p>
        </w:tc>
        <w:tc>
          <w:tcPr>
            <w:tcW w:type="dxa" w:w="22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$1,000 / One-time</w:t>
            </w:r>
          </w:p>
        </w:tc>
        <w:tc>
          <w:tcPr>
            <w:tcW w:type="dxa" w:w="49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ONLY Vertex AI Search and Agent Builder SKUs. Does NOT cover Gemini API calls, Cloud Run, Firestore, Cloud SQL, or any other GCP service.</w:t>
            </w:r>
          </w:p>
        </w:tc>
      </w:tr>
      <w:tr>
        <w:tc>
          <w:tcPr>
            <w:tcW w:type="dxa" w:w="2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GCP Always-Free Tier</w:t>
            </w:r>
          </w:p>
        </w:tc>
        <w:tc>
          <w:tcPr>
            <w:tcW w:type="dxa" w:w="2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Ongoing / Never expires</w:t>
            </w:r>
          </w:p>
        </w:tc>
        <w:tc>
          <w:tcPr>
            <w:tcW w:type="dxa" w:w="49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Cloud Run, Firestore, Cloud Functions, Cloud Storage, Logging, etc. Not a credit — permanent free usage quotas.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D7377" w:sz="16"/>
              <w:bottom w:val="none"/>
              <w:right w:val="none"/>
            </w:tcBorders>
            <w:shd w:fill="FEF9C3" w:val="clear"/>
            <w:tcMar>
              <w:top w:type="dxa" w:w="120"/>
              <w:left w:type="dxa" w:w="200"/>
              <w:bottom w:type="dxa" w:w="120"/>
              <w:right w:type="dxa" w:w="200"/>
            </w:tcMar>
          </w:tcPr>
          <w:p>
            <w:r>
              <w:rPr>
                <w:rFonts w:ascii="Arial" w:cs="Arial" w:eastAsia="Arial" w:hAnsi="Arial"/>
                <w:i/>
                <w:iCs/>
                <w:color w:val="1B2A4A"/>
                <w:sz w:val="20"/>
                <w:szCs w:val="20"/>
              </w:rPr>
              <w:t xml:space="preserve">CRITICAL WARNING — THE $1,000 TRAP: Multiple developers have been burned by this. Google Cloud Support confirmed (March 2026): the Gen App Builder credit applies ONLY to Vertex AI Search services. If your SaaS product calls Gemini 2.5 Pro for text generation, summarization, or content — the $1,000 credit will NOT apply. You will be billed real money after the $300 general trial expires.</w:t>
            </w:r>
          </w:p>
        </w:tc>
      </w:tr>
    </w:tbl>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4-Phase Credit Deployment Strategy</w:t>
      </w:r>
    </w:p>
    <w:p>
      <w:pPr>
        <w:pStyle w:val="Heading3"/>
        <w:spacing w:after="80" w:before="200"/>
      </w:pPr>
      <w:r>
        <w:rPr>
          <w:rFonts w:ascii="Arial" w:cs="Arial" w:eastAsia="Arial" w:hAnsi="Arial"/>
          <w:b/>
          <w:bCs/>
          <w:color w:val="0D7377"/>
          <w:sz w:val="22"/>
          <w:szCs w:val="22"/>
        </w:rPr>
        <w:t xml:space="preserve">Phase 1 — Days 1–30: Burn $0 (Always-Free Only)</w:t>
      </w:r>
    </w:p>
    <w:p>
      <w:pPr>
        <w:pStyle w:val="ListParagraph"/>
        <w:numPr>
          <w:ilvl w:val="0"/>
          <w:numId w:val="2"/>
        </w:numPr>
        <w:spacing w:after="40" w:before="40"/>
      </w:pPr>
      <w:r>
        <w:rPr>
          <w:rFonts w:ascii="Arial" w:cs="Arial" w:eastAsia="Arial" w:hAnsi="Arial"/>
          <w:color w:val="1A1A2E"/>
          <w:sz w:val="20"/>
          <w:szCs w:val="20"/>
        </w:rPr>
        <w:t xml:space="preserve">Host products on Cloud Run in us-central1 (free tier region)</w:t>
      </w:r>
    </w:p>
    <w:p>
      <w:pPr>
        <w:pStyle w:val="ListParagraph"/>
        <w:numPr>
          <w:ilvl w:val="0"/>
          <w:numId w:val="2"/>
        </w:numPr>
        <w:spacing w:after="40" w:before="40"/>
      </w:pPr>
      <w:r>
        <w:rPr>
          <w:rFonts w:ascii="Arial" w:cs="Arial" w:eastAsia="Arial" w:hAnsi="Arial"/>
          <w:color w:val="1A1A2E"/>
          <w:sz w:val="20"/>
          <w:szCs w:val="20"/>
        </w:rPr>
        <w:t xml:space="preserve">Database on Firestore (free tier quotas more than sufficient for early-stage)</w:t>
      </w:r>
    </w:p>
    <w:p>
      <w:pPr>
        <w:pStyle w:val="ListParagraph"/>
        <w:numPr>
          <w:ilvl w:val="0"/>
          <w:numId w:val="2"/>
        </w:numPr>
        <w:spacing w:after="40" w:before="40"/>
      </w:pPr>
      <w:r>
        <w:rPr>
          <w:rFonts w:ascii="Arial" w:cs="Arial" w:eastAsia="Arial" w:hAnsi="Arial"/>
          <w:color w:val="1A1A2E"/>
          <w:sz w:val="20"/>
          <w:szCs w:val="20"/>
        </w:rPr>
        <w:t xml:space="preserve">Auth via Firebase Authentication (free)</w:t>
      </w:r>
    </w:p>
    <w:p>
      <w:pPr>
        <w:pStyle w:val="ListParagraph"/>
        <w:numPr>
          <w:ilvl w:val="0"/>
          <w:numId w:val="2"/>
        </w:numPr>
        <w:spacing w:after="40" w:before="40"/>
      </w:pPr>
      <w:r>
        <w:rPr>
          <w:rFonts w:ascii="Arial" w:cs="Arial" w:eastAsia="Arial" w:hAnsi="Arial"/>
          <w:color w:val="1A1A2E"/>
          <w:sz w:val="20"/>
          <w:szCs w:val="20"/>
        </w:rPr>
        <w:t xml:space="preserve">DO NOT activate the $300 trial credit yet — save it for Phase 2</w:t>
      </w:r>
    </w:p>
    <w:p>
      <w:pPr>
        <w:pStyle w:val="ListParagraph"/>
        <w:numPr>
          <w:ilvl w:val="0"/>
          <w:numId w:val="2"/>
        </w:numPr>
        <w:spacing w:after="40" w:before="40"/>
      </w:pPr>
      <w:r>
        <w:rPr>
          <w:rFonts w:ascii="Arial" w:cs="Arial" w:eastAsia="Arial" w:hAnsi="Arial"/>
          <w:color w:val="1A1A2E"/>
          <w:sz w:val="20"/>
          <w:szCs w:val="20"/>
        </w:rPr>
        <w:t xml:space="preserve">Build with Codex via VS Code — billed to your ChatGPT subscription, NOT GCP</w:t>
      </w:r>
    </w:p>
    <w:p>
      <w:pPr>
        <w:spacing w:after="120" w:before="0"/>
      </w:pPr>
    </w:p>
    <w:p>
      <w:pPr>
        <w:pStyle w:val="Heading3"/>
        <w:spacing w:after="80" w:before="200"/>
      </w:pPr>
      <w:r>
        <w:rPr>
          <w:rFonts w:ascii="Arial" w:cs="Arial" w:eastAsia="Arial" w:hAnsi="Arial"/>
          <w:b/>
          <w:bCs/>
          <w:color w:val="0D7377"/>
          <w:sz w:val="22"/>
          <w:szCs w:val="22"/>
        </w:rPr>
        <w:t xml:space="preserve">Phase 2 — Days 31–60: Spend $300 Trial on Gemini Prototyping</w:t>
      </w:r>
    </w:p>
    <w:p>
      <w:pPr>
        <w:pStyle w:val="ListParagraph"/>
        <w:numPr>
          <w:ilvl w:val="0"/>
          <w:numId w:val="2"/>
        </w:numPr>
        <w:spacing w:after="40" w:before="40"/>
      </w:pPr>
      <w:r>
        <w:rPr>
          <w:rFonts w:ascii="Arial" w:cs="Arial" w:eastAsia="Arial" w:hAnsi="Arial"/>
          <w:color w:val="1A1A2E"/>
          <w:sz w:val="20"/>
          <w:szCs w:val="20"/>
        </w:rPr>
        <w:t xml:space="preserve">Use $300 trial to prototype AI features with Gemini 2.5 Pro via Vertex AI</w:t>
      </w:r>
    </w:p>
    <w:p>
      <w:pPr>
        <w:pStyle w:val="ListParagraph"/>
        <w:numPr>
          <w:ilvl w:val="0"/>
          <w:numId w:val="2"/>
        </w:numPr>
        <w:spacing w:after="40" w:before="40"/>
      </w:pPr>
      <w:del w:id="1070" w:author="Claude" w:date="2026-04-15T00:00:00Z">
        <w:r>
          <w:rPr>
            <w:rFonts w:ascii="Arial" w:cs="Arial" w:eastAsia="Arial" w:hAnsi="Arial"/>
            <w:color w:val="1A1A2E"/>
            <w:sz w:val="20"/>
            <w:szCs w:val="20"/>
          </w:rPr>
          <w:delText xml:space="preserve">At $1.25/1M input + $10/1M output, $300 buys ~24M input + ~24M output tokens — roughly 300,000–600,000 API calls depending on prompt length</w:delText>
        </w:r>
      </w:del>
      <w:ins w:id="1071" w:author="Claude" w:date="2026-04-15T00:00:00Z">
        <w:r>
          <w:rPr>
            <w:rFonts w:ascii="Arial" w:cs="Arial" w:eastAsia="Arial" w:hAnsi="Arial"/>
            <w:color w:val="1A1A2E"/>
            <w:sz w:val="20"/>
            <w:szCs w:val="20"/>
          </w:rPr>
          <w:t xml:space="preserve">At $1.25/1M input + $10/1M output, $300 buys ~24M input + ~24M output tokens. At a realistic 1.5K input + 1.5K output per request (typical SaaS API call), that is roughly 8,000–15,000 production calls — sufficient for prototyping and beta validation, NOT for serving paying users at scale</w:t>
        </w:r>
      </w:ins>
    </w:p>
    <w:p>
      <w:pPr>
        <w:pStyle w:val="ListParagraph"/>
        <w:numPr>
          <w:ilvl w:val="0"/>
          <w:numId w:val="2"/>
        </w:numPr>
        <w:spacing w:after="40" w:before="40"/>
      </w:pPr>
      <w:r>
        <w:rPr>
          <w:rFonts w:ascii="Arial" w:cs="Arial" w:eastAsia="Arial" w:hAnsi="Arial"/>
          <w:color w:val="1A1A2E"/>
          <w:sz w:val="20"/>
          <w:szCs w:val="20"/>
        </w:rPr>
        <w:t xml:space="preserve">Optimize prompt efficiency, measure token usage patterns, establish baseline costs</w:t>
      </w:r>
    </w:p>
    <w:p>
      <w:pPr>
        <w:pStyle w:val="ListParagraph"/>
        <w:numPr>
          <w:ilvl w:val="0"/>
          <w:numId w:val="2"/>
        </w:numPr>
        <w:spacing w:after="40" w:before="40"/>
      </w:pPr>
      <w:r>
        <w:rPr>
          <w:rFonts w:ascii="Arial" w:cs="Arial" w:eastAsia="Arial" w:hAnsi="Arial"/>
          <w:color w:val="1A1A2E"/>
          <w:sz w:val="20"/>
          <w:szCs w:val="20"/>
        </w:rPr>
        <w:t xml:space="preserve">Also use for Cloud SQL testing, load testing, non-free-tier region validation</w:t>
      </w:r>
    </w:p>
    <w:p>
      <w:pPr>
        <w:spacing w:after="120" w:before="0"/>
      </w:pPr>
    </w:p>
    <w:p>
      <w:pPr>
        <w:pStyle w:val="Heading3"/>
        <w:spacing w:after="80" w:before="200"/>
      </w:pPr>
      <w:r>
        <w:rPr>
          <w:rFonts w:ascii="Arial" w:cs="Arial" w:eastAsia="Arial" w:hAnsi="Arial"/>
          <w:b/>
          <w:bCs/>
          <w:color w:val="0D7377"/>
          <w:sz w:val="22"/>
          <w:szCs w:val="22"/>
        </w:rPr>
        <w:t xml:space="preserve">Phase 3 — Ongoing: $1,000 on Agent Builder Products</w:t>
      </w:r>
    </w:p>
    <w:p>
      <w:pPr>
        <w:spacing w:after="60" w:before="60"/>
      </w:pPr>
      <w:r>
        <w:rPr>
          <w:rFonts w:ascii="Arial" w:cs="Arial" w:eastAsia="Arial" w:hAnsi="Arial"/>
          <w:color w:val="1A1A2E"/>
          <w:sz w:val="20"/>
          <w:szCs w:val="20"/>
        </w:rPr>
        <w:t xml:space="preserve">The $1,000 credit is ONLY useful if you build products using Vertex AI Search or Agent Builder. Product ideas that fit your domain expertise:</w:t>
      </w:r>
    </w:p>
    <w:p>
      <w:pPr>
        <w:pStyle w:val="ListParagraph"/>
        <w:numPr>
          <w:ilvl w:val="0"/>
          <w:numId w:val="2"/>
        </w:numPr>
        <w:spacing w:after="40" w:before="40"/>
      </w:pPr>
      <w:r>
        <w:rPr>
          <w:rFonts w:ascii="Arial" w:cs="Arial" w:eastAsia="Arial" w:hAnsi="Arial"/>
          <w:b/>
          <w:bCs/>
          <w:color w:val="1A1A2E"/>
          <w:sz w:val="20"/>
          <w:szCs w:val="20"/>
        </w:rPr>
        <w:t xml:space="preserve">Construction/Infrastructure Document Search ($29/mo) — Users upload specs, RFIs, drawings as PDFs; Vertex AI Search indexes and makes searchable via natural language; $1,000 credit covers ~667,000 search queries at $1.50/1K</w:t>
      </w:r>
    </w:p>
    <w:p>
      <w:pPr>
        <w:pStyle w:val="ListParagraph"/>
        <w:numPr>
          <w:ilvl w:val="0"/>
          <w:numId w:val="2"/>
        </w:numPr>
        <w:spacing w:after="40" w:before="40"/>
      </w:pPr>
      <w:r>
        <w:rPr>
          <w:rFonts w:ascii="Arial" w:cs="Arial" w:eastAsia="Arial" w:hAnsi="Arial"/>
          <w:color w:val="1A1A2E"/>
          <w:sz w:val="20"/>
          <w:szCs w:val="20"/>
        </w:rPr>
        <w:t xml:space="preserve">Compliance Knowledge Base ($19/mo) — Index OSHA regs, building codes, safety standards; contractors ask questions in natural language; RAG-powered answers with source citations</w:t>
      </w:r>
    </w:p>
    <w:p>
      <w:pPr>
        <w:pStyle w:val="ListParagraph"/>
        <w:numPr>
          <w:ilvl w:val="0"/>
          <w:numId w:val="2"/>
        </w:numPr>
        <w:spacing w:after="40" w:before="40"/>
      </w:pPr>
      <w:r>
        <w:rPr>
          <w:rFonts w:ascii="Arial" w:cs="Arial" w:eastAsia="Arial" w:hAnsi="Arial"/>
          <w:color w:val="1A1A2E"/>
          <w:sz w:val="20"/>
          <w:szCs w:val="20"/>
        </w:rPr>
        <w:t xml:space="preserve">Subcontractor Pre-Qualification Q&amp;A Bot ($19/mo) — Upload vendor documents; Agent Builder indexes; GC asks 'Is ABC Plumbing insurance current?' — Agent returns verified answer</w:t>
      </w:r>
    </w:p>
    <w:p>
      <w:pPr>
        <w:spacing w:after="120" w:before="0"/>
      </w:pPr>
    </w:p>
    <w:p>
      <w:pPr>
        <w:pStyle w:val="Heading3"/>
        <w:spacing w:after="80" w:before="200"/>
      </w:pPr>
      <w:r>
        <w:rPr>
          <w:rFonts w:ascii="Arial" w:cs="Arial" w:eastAsia="Arial" w:hAnsi="Arial"/>
          <w:b/>
          <w:bCs/>
          <w:color w:val="0D7377"/>
          <w:sz w:val="22"/>
          <w:szCs w:val="22"/>
        </w:rPr>
        <w:t xml:space="preserve">Phase 4 — Post-Credits: Pay-As-You-Go Cost Optimization</w:t>
      </w:r>
    </w:p>
    <w:p>
      <w:pPr>
        <w:pStyle w:val="ListParagraph"/>
        <w:numPr>
          <w:ilvl w:val="0"/>
          <w:numId w:val="2"/>
        </w:numPr>
        <w:spacing w:after="40" w:before="40"/>
      </w:pPr>
      <w:r>
        <w:rPr>
          <w:rFonts w:ascii="Arial" w:cs="Arial" w:eastAsia="Arial" w:hAnsi="Arial"/>
          <w:color w:val="1A1A2E"/>
          <w:sz w:val="20"/>
          <w:szCs w:val="20"/>
        </w:rPr>
        <w:t xml:space="preserve">Use Gemini 2.5 Flash ($0.15/$0.60 per 1M tokens) for 90%+ of requests — routine summarization, classification, generation</w:t>
      </w:r>
    </w:p>
    <w:p>
      <w:pPr>
        <w:pStyle w:val="ListParagraph"/>
        <w:numPr>
          <w:ilvl w:val="0"/>
          <w:numId w:val="2"/>
        </w:numPr>
        <w:spacing w:after="40" w:before="40"/>
      </w:pPr>
      <w:r>
        <w:rPr>
          <w:rFonts w:ascii="Arial" w:cs="Arial" w:eastAsia="Arial" w:hAnsi="Arial"/>
          <w:color w:val="1A1A2E"/>
          <w:sz w:val="20"/>
          <w:szCs w:val="20"/>
        </w:rPr>
        <w:t xml:space="preserve">Reserve Gemini 2.5 Pro ($1.25/$10.00 per 1M tokens) for complex reasoning tasks only</w:t>
      </w:r>
    </w:p>
    <w:p>
      <w:pPr>
        <w:pStyle w:val="ListParagraph"/>
        <w:numPr>
          <w:ilvl w:val="0"/>
          <w:numId w:val="2"/>
        </w:numPr>
        <w:spacing w:after="40" w:before="40"/>
      </w:pPr>
      <w:r>
        <w:rPr>
          <w:rFonts w:ascii="Arial" w:cs="Arial" w:eastAsia="Arial" w:hAnsi="Arial"/>
          <w:color w:val="1A1A2E"/>
          <w:sz w:val="20"/>
          <w:szCs w:val="20"/>
        </w:rPr>
        <w:t xml:space="preserve">Estimated cost at 1,000 users × 5 requests/day using Flash: approximately $29/month</w:t>
      </w:r>
    </w:p>
    <w:p>
      <w:pPr>
        <w:pStyle w:val="ListParagraph"/>
        <w:numPr>
          <w:ilvl w:val="0"/>
          <w:numId w:val="2"/>
        </w:numPr>
        <w:spacing w:after="40" w:before="40"/>
      </w:pPr>
      <w:r>
        <w:rPr>
          <w:rFonts w:ascii="Arial" w:cs="Arial" w:eastAsia="Arial" w:hAnsi="Arial"/>
          <w:color w:val="1A1A2E"/>
          <w:sz w:val="20"/>
          <w:szCs w:val="20"/>
        </w:rPr>
        <w:t xml:space="preserve">Cloud Run + Firestore remain within always-free tier for products under ~500 users each</w:t>
      </w:r>
    </w:p>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Immediate Action Checklist</w:t>
      </w:r>
    </w:p>
    <w:p>
      <w:pPr>
        <w:pStyle w:val="ListParagraph"/>
        <w:numPr>
          <w:ilvl w:val="0"/>
          <w:numId w:val="3"/>
        </w:numPr>
        <w:spacing w:after="40" w:before="40"/>
      </w:pPr>
      <w:r>
        <w:rPr>
          <w:rFonts w:ascii="Arial" w:cs="Arial" w:eastAsia="Arial" w:hAnsi="Arial"/>
          <w:color w:val="1A1A2E"/>
          <w:sz w:val="20"/>
          <w:szCs w:val="20"/>
        </w:rPr>
        <w:t xml:space="preserve">VERIFY your $300 trial status: GCP Console → Billing → check 'Free Trial' credit remaining and expiry date</w:t>
      </w:r>
    </w:p>
    <w:p>
      <w:pPr>
        <w:pStyle w:val="ListParagraph"/>
        <w:numPr>
          <w:ilvl w:val="0"/>
          <w:numId w:val="3"/>
        </w:numPr>
        <w:spacing w:after="40" w:before="40"/>
      </w:pPr>
      <w:r>
        <w:rPr>
          <w:rFonts w:ascii="Arial" w:cs="Arial" w:eastAsia="Arial" w:hAnsi="Arial"/>
          <w:color w:val="1A1A2E"/>
          <w:sz w:val="20"/>
          <w:szCs w:val="20"/>
        </w:rPr>
        <w:t xml:space="preserve">DO NOT burn $300 trial on always-free services (Cloud Run, Firestore in US regions)</w:t>
      </w:r>
    </w:p>
    <w:p>
      <w:pPr>
        <w:pStyle w:val="ListParagraph"/>
        <w:numPr>
          <w:ilvl w:val="0"/>
          <w:numId w:val="3"/>
        </w:numPr>
        <w:spacing w:after="40" w:before="40"/>
      </w:pPr>
      <w:r>
        <w:rPr>
          <w:rFonts w:ascii="Arial" w:cs="Arial" w:eastAsia="Arial" w:hAnsi="Arial"/>
          <w:color w:val="1A1A2E"/>
          <w:sz w:val="20"/>
          <w:szCs w:val="20"/>
        </w:rPr>
        <w:t xml:space="preserve">UPGRADE from Free Trial to Paid Account immediately — this does NOT charge you, but prevents account suspension when trial expires</w:t>
      </w:r>
    </w:p>
    <w:p>
      <w:pPr>
        <w:pStyle w:val="ListParagraph"/>
        <w:numPr>
          <w:ilvl w:val="0"/>
          <w:numId w:val="3"/>
        </w:numPr>
        <w:spacing w:after="40" w:before="40"/>
      </w:pPr>
      <w:r>
        <w:rPr>
          <w:rFonts w:ascii="Arial" w:cs="Arial" w:eastAsia="Arial" w:hAnsi="Arial"/>
          <w:color w:val="1A1A2E"/>
          <w:sz w:val="20"/>
          <w:szCs w:val="20"/>
        </w:rPr>
        <w:t xml:space="preserve">SET UP billing alerts at $50, $100, $200 in GCP Console → Billing → Budgets &amp; Alerts</w:t>
      </w:r>
    </w:p>
    <w:p>
      <w:pPr>
        <w:pStyle w:val="ListParagraph"/>
        <w:numPr>
          <w:ilvl w:val="0"/>
          <w:numId w:val="3"/>
        </w:numPr>
        <w:spacing w:after="40" w:before="40"/>
      </w:pPr>
      <w:r>
        <w:rPr>
          <w:rFonts w:ascii="Arial" w:cs="Arial" w:eastAsia="Arial" w:hAnsi="Arial"/>
          <w:color w:val="1A1A2E"/>
          <w:sz w:val="20"/>
          <w:szCs w:val="20"/>
        </w:rPr>
        <w:t xml:space="preserve">DECIDE if first product needs AI features — if yes, prototype with Gemini 2.5 Flash first (cheapest)</w:t>
      </w:r>
    </w:p>
    <w:p>
      <w:pPr>
        <w:pStyle w:val="ListParagraph"/>
        <w:numPr>
          <w:ilvl w:val="0"/>
          <w:numId w:val="3"/>
        </w:numPr>
        <w:spacing w:after="40" w:before="40"/>
      </w:pPr>
      <w:r>
        <w:rPr>
          <w:rFonts w:ascii="Arial" w:cs="Arial" w:eastAsia="Arial" w:hAnsi="Arial"/>
          <w:color w:val="1A1A2E"/>
          <w:sz w:val="20"/>
          <w:szCs w:val="20"/>
        </w:rPr>
        <w:t xml:space="preserve">EVALUATE Vertex AI Search product viability — the only way to utilize the $1,000 credit</w:t>
      </w:r>
    </w:p>
    <w:p>
      <w:r>
        <w:br w:type="page"/>
      </w:r>
    </w:p>
    <w:p>
      <w:pPr>
        <w:pStyle w:val="Heading1"/>
        <w:pBdr>
          <w:bottom w:val="single" w:color="0D7377" w:sz="8" w:space="1"/>
        </w:pBdr>
        <w:shd w:fill="1B2A4A" w:val="clear"/>
        <w:spacing w:after="240" w:before="360"/>
        <w:ind w:left="160"/>
      </w:pPr>
      <w:r>
        <w:rPr>
          <w:rFonts w:ascii="Arial" w:cs="Arial" w:eastAsia="Arial" w:hAnsi="Arial"/>
          <w:b/>
          <w:bCs/>
          <w:color w:val="FFFFFF"/>
          <w:sz w:val="32"/>
          <w:szCs w:val="32"/>
        </w:rPr>
        <w:t xml:space="preserve">6  THE 5-LAYER EXECUTION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7377" w:val="clear"/>
            <w:tcMar>
              <w:top w:type="dxa" w:w="80"/>
              <w:left w:type="dxa" w:w="200"/>
              <w:bottom w:type="dxa" w:w="80"/>
              <w:right w:type="dxa" w:w="200"/>
            </w:tcMar>
          </w:tcPr>
          <w:p>
            <w:pPr>
              <w:jc w:val="center"/>
            </w:pPr>
            <w:r>
              <w:rPr>
                <w:rFonts w:ascii="Arial" w:cs="Arial" w:eastAsia="Arial" w:hAnsi="Arial"/>
                <w:b/>
                <w:bCs/>
                <w:color w:val="FFFFFF"/>
                <w:sz w:val="18"/>
                <w:szCs w:val="18"/>
              </w:rPr>
              <w:t xml:space="preserve">LAYER 1 — PAIN POINT RESEARCH &amp; VALIDATION</w:t>
            </w:r>
          </w:p>
        </w:tc>
      </w:tr>
    </w:tbl>
    <w:p>
      <w:pPr>
        <w:spacing w:after="120" w:before="0"/>
      </w:pPr>
    </w:p>
    <w:p>
      <w:pPr>
        <w:spacing w:after="60" w:before="60"/>
      </w:pPr>
      <w:r>
        <w:rPr>
          <w:rFonts w:ascii="Arial" w:cs="Arial" w:eastAsia="Arial" w:hAnsi="Arial"/>
          <w:color w:val="1A1A2E"/>
          <w:sz w:val="20"/>
          <w:szCs w:val="20"/>
        </w:rPr>
        <w:t xml:space="preserve">This is the most critical step. Most factory failures happen here, not in the build phase. The rule is absolute: never write a single line of code before you have evidence that someone will pay for your solution.</w:t>
      </w:r>
    </w:p>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Research Methodology</w:t>
      </w:r>
    </w:p>
    <w:p>
      <w:pPr>
        <w:pStyle w:val="Heading3"/>
        <w:spacing w:after="80" w:before="200"/>
      </w:pPr>
      <w:r>
        <w:rPr>
          <w:rFonts w:ascii="Arial" w:cs="Arial" w:eastAsia="Arial" w:hAnsi="Arial"/>
          <w:b/>
          <w:bCs/>
          <w:color w:val="0D7377"/>
          <w:sz w:val="22"/>
          <w:szCs w:val="22"/>
        </w:rPr>
        <w:t xml:space="preserve">The Reddit Method</w:t>
      </w:r>
    </w:p>
    <w:p>
      <w:pPr>
        <w:pStyle w:val="ListParagraph"/>
        <w:numPr>
          <w:ilvl w:val="0"/>
          <w:numId w:val="2"/>
        </w:numPr>
        <w:spacing w:after="40" w:before="40"/>
      </w:pPr>
      <w:r>
        <w:rPr>
          <w:rFonts w:ascii="Arial" w:cs="Arial" w:eastAsia="Arial" w:hAnsi="Arial"/>
          <w:color w:val="1A1A2E"/>
          <w:sz w:val="20"/>
          <w:szCs w:val="20"/>
        </w:rPr>
        <w:t xml:space="preserve">Target subreddits: r/SaaS, r/Entrepreneur, r/freelance, r/smallbusiness, and any vertical-specific community for your target industry</w:t>
      </w:r>
    </w:p>
    <w:p>
      <w:pPr>
        <w:pStyle w:val="ListParagraph"/>
        <w:numPr>
          <w:ilvl w:val="0"/>
          <w:numId w:val="2"/>
        </w:numPr>
        <w:spacing w:after="40" w:before="40"/>
      </w:pPr>
      <w:r>
        <w:rPr>
          <w:rFonts w:ascii="Arial" w:cs="Arial" w:eastAsia="Arial" w:hAnsi="Arial"/>
          <w:color w:val="1A1A2E"/>
          <w:sz w:val="20"/>
          <w:szCs w:val="20"/>
        </w:rPr>
        <w:t xml:space="preserve">Search for: 'I wish there was a tool that...', 'I can't believe there's no software for...', 'I've been manually doing X for years'</w:t>
      </w:r>
    </w:p>
    <w:p>
      <w:pPr>
        <w:pStyle w:val="ListParagraph"/>
        <w:numPr>
          <w:ilvl w:val="0"/>
          <w:numId w:val="2"/>
        </w:numPr>
        <w:spacing w:after="40" w:before="40"/>
      </w:pPr>
      <w:r>
        <w:rPr>
          <w:rFonts w:ascii="Arial" w:cs="Arial" w:eastAsia="Arial" w:hAnsi="Arial"/>
          <w:color w:val="1A1A2E"/>
          <w:sz w:val="20"/>
          <w:szCs w:val="20"/>
        </w:rPr>
        <w:t xml:space="preserve">Pain depth = pricing power: a task causing 30 minutes of frustrating daily manual work represents recurring pain with strong willingness to pay</w:t>
      </w:r>
    </w:p>
    <w:p>
      <w:pPr>
        <w:spacing w:after="120" w:before="0"/>
      </w:pPr>
    </w:p>
    <w:p>
      <w:pPr>
        <w:pStyle w:val="Heading3"/>
        <w:spacing w:after="80" w:before="200"/>
      </w:pPr>
      <w:r>
        <w:rPr>
          <w:rFonts w:ascii="Arial" w:cs="Arial" w:eastAsia="Arial" w:hAnsi="Arial"/>
          <w:b/>
          <w:bCs/>
          <w:color w:val="0D7377"/>
          <w:sz w:val="22"/>
          <w:szCs w:val="22"/>
        </w:rPr>
        <w:t xml:space="preserve">The 1-Star Review Method</w:t>
      </w:r>
    </w:p>
    <w:p>
      <w:pPr>
        <w:pStyle w:val="ListParagraph"/>
        <w:numPr>
          <w:ilvl w:val="0"/>
          <w:numId w:val="2"/>
        </w:numPr>
        <w:spacing w:after="40" w:before="40"/>
      </w:pPr>
      <w:r>
        <w:rPr>
          <w:rFonts w:ascii="Arial" w:cs="Arial" w:eastAsia="Arial" w:hAnsi="Arial"/>
          <w:color w:val="1A1A2E"/>
          <w:sz w:val="20"/>
          <w:szCs w:val="20"/>
        </w:rPr>
        <w:t xml:space="preserve">Find top 3 competitors on G2, Capterra, or Product Hunt — read ALL 1-star and 2-star reviews systematically</w:t>
      </w:r>
    </w:p>
    <w:p>
      <w:pPr>
        <w:pStyle w:val="ListParagraph"/>
        <w:numPr>
          <w:ilvl w:val="0"/>
          <w:numId w:val="2"/>
        </w:numPr>
        <w:spacing w:after="40" w:before="40"/>
      </w:pPr>
      <w:r>
        <w:rPr>
          <w:rFonts w:ascii="Arial" w:cs="Arial" w:eastAsia="Arial" w:hAnsi="Arial"/>
          <w:color w:val="1A1A2E"/>
          <w:sz w:val="20"/>
          <w:szCs w:val="20"/>
        </w:rPr>
        <w:t xml:space="preserve">Every complaint is a feature request AND a positioning opportunity</w:t>
      </w:r>
    </w:p>
    <w:p>
      <w:pPr>
        <w:pStyle w:val="ListParagraph"/>
        <w:numPr>
          <w:ilvl w:val="0"/>
          <w:numId w:val="2"/>
        </w:numPr>
        <w:spacing w:after="40" w:before="40"/>
      </w:pPr>
      <w:r>
        <w:rPr>
          <w:rFonts w:ascii="Arial" w:cs="Arial" w:eastAsia="Arial" w:hAnsi="Arial"/>
          <w:color w:val="1A1A2E"/>
          <w:sz w:val="20"/>
          <w:szCs w:val="20"/>
        </w:rPr>
        <w:t xml:space="preserve">'The UI is confusing,' 'support is terrible,' 'missing X feature' = your product's differentiation brief</w:t>
      </w:r>
    </w:p>
    <w:p>
      <w:pPr>
        <w:spacing w:after="120" w:before="0"/>
      </w:pPr>
    </w:p>
    <w:p>
      <w:pPr>
        <w:pStyle w:val="Heading3"/>
        <w:spacing w:after="80" w:before="200"/>
      </w:pPr>
      <w:r>
        <w:rPr>
          <w:rFonts w:ascii="Arial" w:cs="Arial" w:eastAsia="Arial" w:hAnsi="Arial"/>
          <w:b/>
          <w:bCs/>
          <w:color w:val="0D7377"/>
          <w:sz w:val="22"/>
          <w:szCs w:val="22"/>
        </w:rPr>
        <w:t xml:space="preserve">The Job Board Method</w:t>
      </w:r>
    </w:p>
    <w:p>
      <w:pPr>
        <w:pStyle w:val="ListParagraph"/>
        <w:numPr>
          <w:ilvl w:val="0"/>
          <w:numId w:val="2"/>
        </w:numPr>
        <w:spacing w:after="40" w:before="40"/>
      </w:pPr>
      <w:r>
        <w:rPr>
          <w:rFonts w:ascii="Arial" w:cs="Arial" w:eastAsia="Arial" w:hAnsi="Arial"/>
          <w:color w:val="1A1A2E"/>
          <w:sz w:val="20"/>
          <w:szCs w:val="20"/>
        </w:rPr>
        <w:t xml:space="preserve">Search job listings for roles spending significant time on manual repetitive tasks (social media coordinator, data entry specialist, quality control inspector)</w:t>
      </w:r>
    </w:p>
    <w:p>
      <w:pPr>
        <w:pStyle w:val="ListParagraph"/>
        <w:numPr>
          <w:ilvl w:val="0"/>
          <w:numId w:val="2"/>
        </w:numPr>
        <w:spacing w:after="40" w:before="40"/>
      </w:pPr>
      <w:r>
        <w:rPr>
          <w:rFonts w:ascii="Arial" w:cs="Arial" w:eastAsia="Arial" w:hAnsi="Arial"/>
          <w:color w:val="1A1A2E"/>
          <w:sz w:val="20"/>
          <w:szCs w:val="20"/>
        </w:rPr>
        <w:t xml:space="preserve">Every recurring manual task in a job description is a potential Micro-SaaS opportunity</w:t>
      </w:r>
    </w:p>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Competition Calibration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Competitor Count</w:t>
            </w:r>
          </w:p>
        </w:tc>
        <w:tc>
          <w:tcPr>
            <w:tcW w:type="dxa" w:w="736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Strategy</w:t>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0–3 competitors</w:t>
            </w:r>
          </w:p>
        </w:tc>
        <w:tc>
          <w:tcPr>
            <w:tcW w:type="dxa" w:w="73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Usually no validated demand. Validate harder — you may be solving a problem nobody has, or nobody recognizes</w:t>
            </w:r>
          </w:p>
        </w:tc>
      </w:tr>
      <w:tr>
        <w:tc>
          <w:tcPr>
            <w:tcW w:type="dxa" w:w="20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4–12 competitors</w:t>
            </w:r>
          </w:p>
        </w:tc>
        <w:tc>
          <w:tcPr>
            <w:tcW w:type="dxa" w:w="73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The SWEET SPOT. Validated demand exists. Room to differentiate on UX, niche focus, or specific features</w:t>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13+ competitors</w:t>
            </w:r>
          </w:p>
        </w:tc>
        <w:tc>
          <w:tcPr>
            <w:tcW w:type="dxa" w:w="73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High competition. Need either a killer distribution channel already in place OR hyper-specific niche</w:t>
            </w:r>
          </w:p>
        </w:tc>
      </w:tr>
      <w:tr>
        <w:tc>
          <w:tcPr>
            <w:tcW w:type="dxa" w:w="20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VC-funded top 3</w:t>
            </w:r>
          </w:p>
        </w:tc>
        <w:tc>
          <w:tcPr>
            <w:tcW w:type="dxa" w:w="73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AVOID. They can lose money longer than you can stay solvent. Find a different niche</w:t>
            </w:r>
          </w:p>
        </w:tc>
      </w:tr>
    </w:tbl>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The Validation Test (Non-Negotiable)</w:t>
      </w:r>
    </w:p>
    <w:p>
      <w:pPr>
        <w:pStyle w:val="ListParagraph"/>
        <w:numPr>
          <w:ilvl w:val="0"/>
          <w:numId w:val="3"/>
        </w:numPr>
        <w:spacing w:after="40" w:before="40"/>
      </w:pPr>
      <w:r>
        <w:rPr>
          <w:rFonts w:ascii="Arial" w:cs="Arial" w:eastAsia="Arial" w:hAnsi="Arial"/>
          <w:color w:val="1A1A2E"/>
          <w:sz w:val="20"/>
          <w:szCs w:val="20"/>
        </w:rPr>
        <w:t xml:space="preserve">Identify 10 specific people on LinkedIn or in communities matching your exact target user profile</w:t>
      </w:r>
    </w:p>
    <w:p>
      <w:pPr>
        <w:pStyle w:val="ListParagraph"/>
        <w:numPr>
          <w:ilvl w:val="0"/>
          <w:numId w:val="3"/>
        </w:numPr>
        <w:spacing w:after="40" w:before="40"/>
      </w:pPr>
      <w:r>
        <w:rPr>
          <w:rFonts w:ascii="Arial" w:cs="Arial" w:eastAsia="Arial" w:hAnsi="Arial"/>
          <w:color w:val="1A1A2E"/>
          <w:sz w:val="20"/>
          <w:szCs w:val="20"/>
        </w:rPr>
        <w:t xml:space="preserve">Send a personal DM (not a mass message) — describe the tool in one sentence and the problem it solves</w:t>
      </w:r>
    </w:p>
    <w:p>
      <w:pPr>
        <w:pStyle w:val="ListParagraph"/>
        <w:numPr>
          <w:ilvl w:val="0"/>
          <w:numId w:val="3"/>
        </w:numPr>
        <w:spacing w:after="40" w:before="40"/>
      </w:pPr>
      <w:r>
        <w:rPr>
          <w:rFonts w:ascii="Arial" w:cs="Arial" w:eastAsia="Arial" w:hAnsi="Arial"/>
          <w:color w:val="1A1A2E"/>
          <w:sz w:val="20"/>
          <w:szCs w:val="20"/>
        </w:rPr>
        <w:t xml:space="preserve">Ask: 'Would you pay $19/month for this? Would you want early access?'</w:t>
      </w:r>
    </w:p>
    <w:p>
      <w:pPr>
        <w:pStyle w:val="ListParagraph"/>
        <w:numPr>
          <w:ilvl w:val="0"/>
          <w:numId w:val="3"/>
        </w:numPr>
        <w:spacing w:after="40" w:before="40"/>
      </w:pPr>
      <w:r>
        <w:rPr>
          <w:rFonts w:ascii="Arial" w:cs="Arial" w:eastAsia="Arial" w:hAnsi="Arial"/>
          <w:color w:val="1A1A2E"/>
          <w:sz w:val="20"/>
          <w:szCs w:val="20"/>
        </w:rPr>
        <w:t xml:space="preserve">Decision threshold: fewer than 3 of 10 saying yes enthusiastically = kill the idea and start over</w:t>
      </w:r>
    </w:p>
    <w:p>
      <w:pPr>
        <w:pStyle w:val="ListParagraph"/>
        <w:numPr>
          <w:ilvl w:val="0"/>
          <w:numId w:val="3"/>
        </w:numPr>
        <w:spacing w:after="40" w:before="40"/>
      </w:pPr>
      <w:r>
        <w:rPr>
          <w:rFonts w:ascii="Arial" w:cs="Arial" w:eastAsia="Arial" w:hAnsi="Arial"/>
          <w:color w:val="1A1A2E"/>
          <w:sz w:val="20"/>
          <w:szCs w:val="20"/>
        </w:rPr>
        <w:t xml:space="preserve">If 3+ say yes, ask for a $1 reservation or a calendar booking for a demo call — money or time committed = real signal</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7377" w:val="clear"/>
            <w:tcMar>
              <w:top w:type="dxa" w:w="80"/>
              <w:left w:type="dxa" w:w="200"/>
              <w:bottom w:type="dxa" w:w="80"/>
              <w:right w:type="dxa" w:w="200"/>
            </w:tcMar>
          </w:tcPr>
          <w:p>
            <w:pPr>
              <w:jc w:val="center"/>
            </w:pPr>
            <w:r>
              <w:rPr>
                <w:rFonts w:ascii="Arial" w:cs="Arial" w:eastAsia="Arial" w:hAnsi="Arial"/>
                <w:b/>
                <w:bCs/>
                <w:color w:val="FFFFFF"/>
                <w:sz w:val="18"/>
                <w:szCs w:val="18"/>
              </w:rPr>
              <w:t xml:space="preserve">LAYER 2 — BUILDING WITH AI CODING AGENTS</w:t>
            </w:r>
          </w:p>
        </w:tc>
      </w:tr>
    </w:tbl>
    <w:p>
      <w:pPr>
        <w:spacing w:after="120" w:before="0"/>
      </w:pPr>
    </w:p>
    <w:p>
      <w:pPr>
        <w:spacing w:after="60" w:before="60"/>
      </w:pPr>
      <w:r>
        <w:rPr>
          <w:rFonts w:ascii="Arial" w:cs="Arial" w:eastAsia="Arial" w:hAnsi="Arial"/>
          <w:color w:val="1A1A2E"/>
          <w:sz w:val="20"/>
          <w:szCs w:val="20"/>
        </w:rPr>
        <w:t xml:space="preserve">With Codex handling implementation, your role shifts fundamentally. You are NOT a line-by-line coder, a DevOps engineer, or a bug tracker. Your new role is product architect (what gets built and why), customer researcher (what users actually need), quality reviewer (every PR before merge), and distribution executor (getting users).</w:t>
      </w:r>
    </w:p>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Optimal Codex Workflow</w:t>
      </w:r>
    </w:p>
    <w:p>
      <w:pPr>
        <w:pStyle w:val="Heading3"/>
        <w:spacing w:after="80" w:before="200"/>
      </w:pPr>
      <w:r>
        <w:rPr>
          <w:rFonts w:ascii="Arial" w:cs="Arial" w:eastAsia="Arial" w:hAnsi="Arial"/>
          <w:b/>
          <w:bCs/>
          <w:color w:val="0D7377"/>
          <w:sz w:val="22"/>
          <w:szCs w:val="22"/>
        </w:rPr>
        <w:t xml:space="preserve">Phase 1 — The Spec Prompt (Day 1)</w:t>
      </w:r>
    </w:p>
    <w:p>
      <w:pPr>
        <w:spacing w:after="60" w:before="60"/>
      </w:pPr>
      <w:r>
        <w:rPr>
          <w:rFonts w:ascii="Arial" w:cs="Arial" w:eastAsia="Arial" w:hAnsi="Arial"/>
          <w:color w:val="1A1A2E"/>
          <w:sz w:val="20"/>
          <w:szCs w:val="20"/>
        </w:rPr>
        <w:t xml:space="preserve">Feed your one-page spec to Codex: 'You are building [product name]. Here is the complete specification: [paste spec]. Generate a milestone-based implementation plan with clear checkpoints I can review before you proceed. Ask clarifying questions now before writing any code.' This 'freezes the target' — Codex needs clear scope to avoid building something architecturally wrong.</w:t>
      </w:r>
    </w:p>
    <w:p>
      <w:pPr>
        <w:spacing w:after="120" w:before="0"/>
      </w:pPr>
    </w:p>
    <w:p>
      <w:pPr>
        <w:pStyle w:val="Heading3"/>
        <w:spacing w:after="80" w:before="200"/>
      </w:pPr>
      <w:r>
        <w:rPr>
          <w:rFonts w:ascii="Arial" w:cs="Arial" w:eastAsia="Arial" w:hAnsi="Arial"/>
          <w:b/>
          <w:bCs/>
          <w:color w:val="0D7377"/>
          <w:sz w:val="22"/>
          <w:szCs w:val="22"/>
        </w:rPr>
        <w:t xml:space="preserve">Phase 2 — Parallel Task Queuing (Days 2–4)</w:t>
      </w:r>
    </w:p>
    <w:p>
      <w:pPr>
        <w:spacing w:after="60" w:before="60"/>
      </w:pPr>
      <w:r>
        <w:rPr>
          <w:rFonts w:ascii="Arial" w:cs="Arial" w:eastAsia="Arial" w:hAnsi="Arial"/>
          <w:color w:val="1A1A2E"/>
          <w:sz w:val="20"/>
          <w:szCs w:val="20"/>
        </w:rPr>
        <w:t xml:space="preserve">Break implementation into parallel workstreams: Frontend (Next.js components + layout), Backend (API routes + business logic), Database (schema + migrations), Auth (Firebase integration), and Payments (Stripe Checkout + webhook). Queue all simultaneously — Codex runs them in isolated cloud environments and PRs are waiting when you return.</w:t>
      </w:r>
    </w:p>
    <w:p>
      <w:pPr>
        <w:spacing w:after="120" w:before="0"/>
      </w:pPr>
    </w:p>
    <w:p>
      <w:pPr>
        <w:pStyle w:val="Heading3"/>
        <w:spacing w:after="80" w:before="200"/>
      </w:pPr>
      <w:r>
        <w:rPr>
          <w:rFonts w:ascii="Arial" w:cs="Arial" w:eastAsia="Arial" w:hAnsi="Arial"/>
          <w:b/>
          <w:bCs/>
          <w:color w:val="0D7377"/>
          <w:sz w:val="22"/>
          <w:szCs w:val="22"/>
        </w:rPr>
        <w:t xml:space="preserve">Phase 3 — Review Protocol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D7377" w:sz="16"/>
              <w:bottom w:val="none"/>
              <w:right w:val="none"/>
            </w:tcBorders>
            <w:shd w:fill="FEF3F2" w:val="clear"/>
            <w:tcMar>
              <w:top w:type="dxa" w:w="120"/>
              <w:left w:type="dxa" w:w="200"/>
              <w:bottom w:type="dxa" w:w="120"/>
              <w:right w:type="dxa" w:w="200"/>
            </w:tcMar>
          </w:tcPr>
          <w:p>
            <w:r>
              <w:rPr>
                <w:rFonts w:ascii="Arial" w:cs="Arial" w:eastAsia="Arial" w:hAnsi="Arial"/>
                <w:i/>
                <w:iCs/>
                <w:color w:val="1B2A4A"/>
                <w:sz w:val="20"/>
                <w:szCs w:val="20"/>
              </w:rPr>
              <w:t xml:space="preserve">Codex output always requires human review before deployment. This is non-negotiable for: payment processing code (Stripe webhook handlers, billing logic), authentication and authorization flows, any code handling user data or PII, and database migration scripts. Budget 30–60 minutes of review time per PR regardless of scope quality.</w:t>
            </w:r>
          </w:p>
        </w:tc>
      </w:tr>
    </w:tbl>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Realistic Build Timeline (Full-Time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776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1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Day 1</w:t>
            </w:r>
          </w:p>
        </w:tc>
        <w:tc>
          <w:tcPr>
            <w:tcW w:type="dxa" w:w="77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Spec → Architecture plan → Parallel task queue started</w:t>
            </w:r>
          </w:p>
        </w:tc>
      </w:tr>
      <w:tr>
        <w:tc>
          <w:tcPr>
            <w:tcW w:type="dxa" w:w="16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Days 2–3</w:t>
            </w:r>
          </w:p>
        </w:tc>
        <w:tc>
          <w:tcPr>
            <w:tcW w:type="dxa" w:w="77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Core tasks completing, PRs available for review</w:t>
            </w:r>
          </w:p>
        </w:tc>
      </w:tr>
      <w:tr>
        <w:tc>
          <w:tcPr>
            <w:tcW w:type="dxa" w:w="1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Day 4</w:t>
            </w:r>
          </w:p>
        </w:tc>
        <w:tc>
          <w:tcPr>
            <w:tcW w:type="dxa" w:w="77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Reviews done, core functionality working end-to-end</w:t>
            </w:r>
          </w:p>
        </w:tc>
      </w:tr>
      <w:tr>
        <w:tc>
          <w:tcPr>
            <w:tcW w:type="dxa" w:w="16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Day 5</w:t>
            </w:r>
          </w:p>
        </w:tc>
        <w:tc>
          <w:tcPr>
            <w:tcW w:type="dxa" w:w="77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Beta deployment, onboarding 5 test users</w:t>
            </w:r>
          </w:p>
        </w:tc>
      </w:tr>
      <w:tr>
        <w:tc>
          <w:tcPr>
            <w:tcW w:type="dxa" w:w="1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Days 6–7</w:t>
            </w:r>
          </w:p>
        </w:tc>
        <w:tc>
          <w:tcPr>
            <w:tcW w:type="dxa" w:w="77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Bug fixes from beta feedback, Stripe subscription flow tested and verified</w:t>
            </w:r>
          </w:p>
        </w:tc>
      </w:tr>
      <w:tr>
        <w:tc>
          <w:tcPr>
            <w:tcW w:type="dxa" w:w="16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Day 7</w:t>
            </w:r>
          </w:p>
        </w:tc>
        <w:tc>
          <w:tcPr>
            <w:tcW w:type="dxa" w:w="77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Public V1 live</w:t>
            </w:r>
          </w:p>
        </w:tc>
      </w:tr>
    </w:tbl>
    <w:p>
      <w:pPr>
        <w:spacing w:after="60" w:before="60"/>
      </w:pPr>
      <w:r>
        <w:rPr>
          <w:rFonts w:ascii="Arial" w:cs="Arial" w:eastAsia="Arial" w:hAnsi="Arial"/>
          <w:color w:val="1A1A2E"/>
          <w:sz w:val="20"/>
          <w:szCs w:val="20"/>
        </w:rPr>
        <w:t xml:space="preserve">Part-time builders: multiply all timelines by 2.5x. For your current schedule (grad school + gig work + QC+AI Studio), plan for 14–17 days per product for the build phase.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7377" w:val="clear"/>
            <w:tcMar>
              <w:top w:type="dxa" w:w="80"/>
              <w:left w:type="dxa" w:w="200"/>
              <w:bottom w:type="dxa" w:w="80"/>
              <w:right w:type="dxa" w:w="200"/>
            </w:tcMar>
          </w:tcPr>
          <w:p>
            <w:pPr>
              <w:jc w:val="center"/>
            </w:pPr>
            <w:r>
              <w:rPr>
                <w:rFonts w:ascii="Arial" w:cs="Arial" w:eastAsia="Arial" w:hAnsi="Arial"/>
                <w:b/>
                <w:bCs/>
                <w:color w:val="FFFFFF"/>
                <w:sz w:val="18"/>
                <w:szCs w:val="18"/>
              </w:rPr>
              <w:t xml:space="preserve">LAYER 3 — GCP DEPLOYMENT ARCHITECTURE</w:t>
            </w:r>
          </w:p>
        </w:tc>
      </w:tr>
    </w:tbl>
    <w:p>
      <w:pPr>
        <w:spacing w:after="120" w:before="0"/>
      </w:pPr>
    </w:p>
    <w:p>
      <w:pPr>
        <w:spacing w:after="60" w:before="60"/>
      </w:pPr>
      <w:r>
        <w:rPr>
          <w:rFonts w:ascii="Arial" w:cs="Arial" w:eastAsia="Arial" w:hAnsi="Arial"/>
          <w:color w:val="1A1A2E"/>
          <w:sz w:val="20"/>
          <w:szCs w:val="20"/>
        </w:rPr>
        <w:t xml:space="preserve">See Section 4 for the full technology stack. Key deployment principles:</w:t>
      </w:r>
    </w:p>
    <w:p>
      <w:pPr>
        <w:pStyle w:val="ListParagraph"/>
        <w:numPr>
          <w:ilvl w:val="0"/>
          <w:numId w:val="2"/>
        </w:numPr>
        <w:spacing w:after="40" w:before="40"/>
      </w:pPr>
      <w:r>
        <w:rPr>
          <w:rFonts w:ascii="Arial" w:cs="Arial" w:eastAsia="Arial" w:hAnsi="Arial"/>
          <w:color w:val="1A1A2E"/>
          <w:sz w:val="20"/>
          <w:szCs w:val="20"/>
        </w:rPr>
        <w:t xml:space="preserve">Each product = one Cloud Run service = one Docker container = one GitHub repository</w:t>
      </w:r>
    </w:p>
    <w:p>
      <w:pPr>
        <w:pStyle w:val="ListParagraph"/>
        <w:numPr>
          <w:ilvl w:val="0"/>
          <w:numId w:val="2"/>
        </w:numPr>
        <w:spacing w:after="40" w:before="40"/>
      </w:pPr>
      <w:r>
        <w:rPr>
          <w:rFonts w:ascii="Arial" w:cs="Arial" w:eastAsia="Arial" w:hAnsi="Arial"/>
          <w:color w:val="1A1A2E"/>
          <w:sz w:val="20"/>
          <w:szCs w:val="20"/>
        </w:rPr>
        <w:t xml:space="preserve">Use Cloud Build for CI/CD: push to main → auto-build → auto-deploy to Cloud Run</w:t>
      </w:r>
    </w:p>
    <w:p>
      <w:pPr>
        <w:pStyle w:val="ListParagraph"/>
        <w:numPr>
          <w:ilvl w:val="0"/>
          <w:numId w:val="2"/>
        </w:numPr>
        <w:spacing w:after="40" w:before="40"/>
      </w:pPr>
      <w:r>
        <w:rPr>
          <w:rFonts w:ascii="Arial" w:cs="Arial" w:eastAsia="Arial" w:hAnsi="Arial"/>
          <w:color w:val="1A1A2E"/>
          <w:sz w:val="20"/>
          <w:szCs w:val="20"/>
        </w:rPr>
        <w:t xml:space="preserve">Store all secrets in Secret Manager — never hardcode API keys in code or environment files committed to git</w:t>
      </w:r>
    </w:p>
    <w:p>
      <w:pPr>
        <w:pStyle w:val="ListParagraph"/>
        <w:numPr>
          <w:ilvl w:val="0"/>
          <w:numId w:val="2"/>
        </w:numPr>
        <w:spacing w:after="40" w:before="40"/>
      </w:pPr>
      <w:r>
        <w:rPr>
          <w:rFonts w:ascii="Arial" w:cs="Arial" w:eastAsia="Arial" w:hAnsi="Arial"/>
          <w:color w:val="1A1A2E"/>
          <w:sz w:val="20"/>
          <w:szCs w:val="20"/>
        </w:rPr>
        <w:t xml:space="preserve">Enable Cloud Monitoring + Error Reporting from day one — critical for solo operation</w:t>
      </w:r>
    </w:p>
    <w:p>
      <w:pPr>
        <w:pStyle w:val="ListParagraph"/>
        <w:numPr>
          <w:ilvl w:val="0"/>
          <w:numId w:val="2"/>
        </w:numPr>
        <w:spacing w:after="40" w:before="40"/>
      </w:pPr>
      <w:r>
        <w:rPr>
          <w:rFonts w:ascii="Arial" w:cs="Arial" w:eastAsia="Arial" w:hAnsi="Arial"/>
          <w:color w:val="1A1A2E"/>
          <w:sz w:val="20"/>
          <w:szCs w:val="20"/>
        </w:rPr>
        <w:t xml:space="preserve">Use Firestore for all new products unless you need complex relational queries; switch to Cloud SQL only when justified by data model complexity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7377" w:val="clear"/>
            <w:tcMar>
              <w:top w:type="dxa" w:w="80"/>
              <w:left w:type="dxa" w:w="200"/>
              <w:bottom w:type="dxa" w:w="80"/>
              <w:right w:type="dxa" w:w="200"/>
            </w:tcMar>
          </w:tcPr>
          <w:p>
            <w:pPr>
              <w:jc w:val="center"/>
            </w:pPr>
            <w:r>
              <w:rPr>
                <w:rFonts w:ascii="Arial" w:cs="Arial" w:eastAsia="Arial" w:hAnsi="Arial"/>
                <w:b/>
                <w:bCs/>
                <w:color w:val="FFFFFF"/>
                <w:sz w:val="18"/>
                <w:szCs w:val="18"/>
              </w:rPr>
              <w:t xml:space="preserve">LAYER 4 — PRICING ARCHITECTURE</w:t>
            </w:r>
          </w:p>
        </w:tc>
      </w:tr>
    </w:tbl>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Pricing by Market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Market Context</w:t>
            </w:r>
          </w:p>
        </w:tc>
        <w:tc>
          <w:tcPr>
            <w:tcW w:type="dxa" w:w="616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Price Range</w:t>
            </w:r>
          </w:p>
        </w:tc>
      </w:tr>
      <w:tr>
        <w:tc>
          <w:tcPr>
            <w:tcW w:type="dxa" w:w="3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Consumer / Side-project tools</w:t>
            </w:r>
          </w:p>
        </w:tc>
        <w:tc>
          <w:tcPr>
            <w:tcW w:type="dxa" w:w="61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$9–$19/month</w:t>
            </w:r>
          </w:p>
        </w:tc>
      </w:tr>
      <w:tr>
        <w:tc>
          <w:tcPr>
            <w:tcW w:type="dxa" w:w="32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Small business operations</w:t>
            </w:r>
          </w:p>
        </w:tc>
        <w:tc>
          <w:tcPr>
            <w:tcW w:type="dxa" w:w="61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$19–$49/month</w:t>
            </w:r>
          </w:p>
        </w:tc>
      </w:tr>
      <w:tr>
        <w:tc>
          <w:tcPr>
            <w:tcW w:type="dxa" w:w="3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Agency / team tools</w:t>
            </w:r>
          </w:p>
        </w:tc>
        <w:tc>
          <w:tcPr>
            <w:tcW w:type="dxa" w:w="61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$49–$149/month</w:t>
            </w:r>
          </w:p>
        </w:tc>
      </w:tr>
      <w:tr>
        <w:tc>
          <w:tcPr>
            <w:tcW w:type="dxa" w:w="32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Professional vertical tools (your target)</w:t>
            </w:r>
          </w:p>
        </w:tc>
        <w:tc>
          <w:tcPr>
            <w:tcW w:type="dxa" w:w="61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$99–$299/month</w:t>
            </w:r>
          </w:p>
        </w:tc>
      </w:tr>
      <w:tr>
        <w:tc>
          <w:tcPr>
            <w:tcW w:type="dxa" w:w="3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Enterprise vertical tools</w:t>
            </w:r>
          </w:p>
        </w:tc>
        <w:tc>
          <w:tcPr>
            <w:tcW w:type="dxa" w:w="61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$299–$999/month</w:t>
            </w:r>
          </w:p>
        </w:tc>
      </w:tr>
    </w:tbl>
    <w:p>
      <w:pPr>
        <w:spacing w:after="120" w:before="0"/>
      </w:pPr>
    </w:p>
    <w:p>
      <w:pPr>
        <w:spacing w:after="60" w:before="60"/>
      </w:pPr>
      <w:r>
        <w:rPr>
          <w:rFonts w:ascii="Arial" w:cs="Arial" w:eastAsia="Arial" w:hAnsi="Arial"/>
          <w:color w:val="1A1A2E"/>
          <w:sz w:val="20"/>
          <w:szCs w:val="20"/>
        </w:rPr>
        <w:t xml:space="preserve">Rule: price to the VALUE of the problem solved, not the cost of building the tool. A tool saving a freelancer 5 hours/month at $25/hour billable rate is worth $125/month to that person. For industrial/pharma tools where non-compliance costs tens of thousands of dollars, $299/month is a trivial insurance cost.</w:t>
      </w:r>
    </w:p>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The Three-Tier Structure That Converts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W w:type="dxa" w:w="16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Price</w:t>
            </w:r>
          </w:p>
        </w:tc>
        <w:tc>
          <w:tcPr>
            <w:tcW w:type="dxa" w:w="616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Strategy</w:t>
            </w:r>
          </w:p>
        </w:tc>
      </w:tr>
      <w:tr>
        <w:tc>
          <w:tcPr>
            <w:tcW w:type="dxa" w:w="1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Starter</w:t>
            </w:r>
          </w:p>
        </w:tc>
        <w:tc>
          <w:tcPr>
            <w:tcW w:type="dxa" w:w="1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$9–$19/mo</w:t>
            </w:r>
          </w:p>
        </w:tc>
        <w:tc>
          <w:tcPr>
            <w:tcW w:type="dxa" w:w="61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Core feature only, usage-limited. Purpose: low barrier to entry. The psychological commitment of paying anything dramatically reduces churn vs. free tier.</w:t>
            </w:r>
          </w:p>
        </w:tc>
      </w:tr>
      <w:tr>
        <w:tc>
          <w:tcPr>
            <w:tcW w:type="dxa" w:w="16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bCs/>
                <w:color w:val="1B2A4A"/>
                <w:sz w:val="19"/>
                <w:szCs w:val="19"/>
              </w:rPr>
              <w:t xml:space="preserve">Pro (Conversion Target)</w:t>
            </w:r>
          </w:p>
        </w:tc>
        <w:tc>
          <w:tcPr>
            <w:tcW w:type="dxa" w:w="16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$29–$49/mo</w:t>
            </w:r>
          </w:p>
        </w:tc>
        <w:tc>
          <w:tcPr>
            <w:tcW w:type="dxa" w:w="61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Unlimited usage, integrations, priority support, export features. Optimize ALL onboarding toward this tier. Upgrade triggers when users hit Starter limits.</w:t>
            </w:r>
          </w:p>
        </w:tc>
      </w:tr>
      <w:tr>
        <w:tc>
          <w:tcPr>
            <w:tcW w:type="dxa" w:w="1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Agency / Team</w:t>
            </w:r>
          </w:p>
        </w:tc>
        <w:tc>
          <w:tcPr>
            <w:tcW w:type="dxa" w:w="1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$79–$149/mo</w:t>
            </w:r>
          </w:p>
        </w:tc>
        <w:tc>
          <w:tcPr>
            <w:tcW w:type="dxa" w:w="61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Multiple seats (3–10 users), white-label options, API access, custom domains. Even 5% of users at this tier dramatically increases ARPU.</w:t>
            </w:r>
          </w:p>
        </w:tc>
      </w:tr>
    </w:tbl>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Annual Billing Strategy</w:t>
      </w:r>
    </w:p>
    <w:p>
      <w:pPr>
        <w:pStyle w:val="ListParagraph"/>
        <w:numPr>
          <w:ilvl w:val="0"/>
          <w:numId w:val="2"/>
        </w:numPr>
        <w:spacing w:after="40" w:before="40"/>
      </w:pPr>
      <w:r>
        <w:rPr>
          <w:rFonts w:ascii="Arial" w:cs="Arial" w:eastAsia="Arial" w:hAnsi="Arial"/>
          <w:color w:val="1A1A2E"/>
          <w:sz w:val="20"/>
          <w:szCs w:val="20"/>
        </w:rPr>
        <w:t xml:space="preserve">Offer annual billing at 2-month discount (pay 10, get 12 = ~17% off) from Day 1</w:t>
      </w:r>
    </w:p>
    <w:p>
      <w:pPr>
        <w:pStyle w:val="ListParagraph"/>
        <w:numPr>
          <w:ilvl w:val="0"/>
          <w:numId w:val="2"/>
        </w:numPr>
        <w:spacing w:after="40" w:before="40"/>
      </w:pPr>
      <w:r>
        <w:rPr>
          <w:rFonts w:ascii="Arial" w:cs="Arial" w:eastAsia="Arial" w:hAnsi="Arial"/>
          <w:color w:val="1A1A2E"/>
          <w:sz w:val="20"/>
          <w:szCs w:val="20"/>
        </w:rPr>
        <w:t xml:space="preserve">20–30% of users will choose annual once trust is established</w:t>
      </w:r>
    </w:p>
    <w:p>
      <w:pPr>
        <w:pStyle w:val="ListParagraph"/>
        <w:numPr>
          <w:ilvl w:val="0"/>
          <w:numId w:val="2"/>
        </w:numPr>
        <w:spacing w:after="40" w:before="40"/>
      </w:pPr>
      <w:r>
        <w:rPr>
          <w:rFonts w:ascii="Arial" w:cs="Arial" w:eastAsia="Arial" w:hAnsi="Arial"/>
          <w:color w:val="1A1A2E"/>
          <w:sz w:val="20"/>
          <w:szCs w:val="20"/>
        </w:rPr>
        <w:t xml:space="preserve">Annual users churn 40–60% less than monthly users — this is the single most powerful retention lever</w:t>
      </w:r>
    </w:p>
    <w:p>
      <w:pPr>
        <w:pStyle w:val="ListParagraph"/>
        <w:numPr>
          <w:ilvl w:val="0"/>
          <w:numId w:val="2"/>
        </w:numPr>
        <w:spacing w:after="40" w:before="40"/>
      </w:pPr>
      <w:r>
        <w:rPr>
          <w:rFonts w:ascii="Arial" w:cs="Arial" w:eastAsia="Arial" w:hAnsi="Arial"/>
          <w:color w:val="1A1A2E"/>
          <w:sz w:val="20"/>
          <w:szCs w:val="20"/>
        </w:rPr>
        <w:t xml:space="preserve">Immediate cash flow improvement: one annual payment = 12 months of revenue now</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0D7377" w:val="clear"/>
            <w:tcMar>
              <w:top w:type="dxa" w:w="80"/>
              <w:left w:type="dxa" w:w="200"/>
              <w:bottom w:type="dxa" w:w="80"/>
              <w:right w:type="dxa" w:w="200"/>
            </w:tcMar>
          </w:tcPr>
          <w:p>
            <w:pPr>
              <w:jc w:val="center"/>
            </w:pPr>
            <w:r>
              <w:rPr>
                <w:rFonts w:ascii="Arial" w:cs="Arial" w:eastAsia="Arial" w:hAnsi="Arial"/>
                <w:b/>
                <w:bCs/>
                <w:color w:val="FFFFFF"/>
                <w:sz w:val="18"/>
                <w:szCs w:val="18"/>
              </w:rPr>
              <w:t xml:space="preserve">LAYER 5 — DISTRIBUTION STRATEGY</w:t>
            </w:r>
          </w:p>
        </w:tc>
      </w:tr>
    </w:tbl>
    <w:p>
      <w:pPr>
        <w:spacing w:after="120" w:before="0"/>
      </w:pPr>
    </w:p>
    <w:p>
      <w:pPr>
        <w:spacing w:after="60" w:before="60"/>
      </w:pPr>
      <w:r>
        <w:rPr>
          <w:rFonts w:ascii="Arial" w:cs="Arial" w:eastAsia="Arial" w:hAnsi="Arial"/>
          <w:color w:val="1A1A2E"/>
          <w:sz w:val="20"/>
          <w:szCs w:val="20"/>
        </w:rPr>
        <w:t xml:space="preserve">Distribution is where the majority of solo founders fail. Building the tool is the easy part in 2026. Getting paying users is the hard part, requiring equal strategic investment to the product itself. MicroConf 2025 survey of ~700 independent SaaS founders found 47% of successful founders ranked integrations, partnerships, communities, and forums above paid advertising as primary growth channels.</w:t>
      </w:r>
    </w:p>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Distribution Hierarchy (Solo Founder Edition)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W w:type="dxa" w:w="18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Profile</w:t>
            </w:r>
          </w:p>
        </w:tc>
        <w:tc>
          <w:tcPr>
            <w:tcW w:type="dxa" w:w="556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Tier 1: Platform Integrations</w:t>
            </w:r>
          </w:p>
        </w:tc>
        <w:tc>
          <w:tcPr>
            <w:tcW w:type="dxa" w:w="18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Highest ROI, Slowest to Build</w:t>
            </w:r>
          </w:p>
        </w:tc>
        <w:tc>
          <w:tcPr>
            <w:tcW w:type="dxa" w:w="55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Shopify App Store, WordPress Plugin Directory, Notion Gallery, Chrome Web Store, Zapier/Make integrations, Slack App Directory. Users encounter your product while solving a real problem — intent is clear and conversion is high.</w:t>
            </w:r>
          </w:p>
        </w:tc>
      </w:tr>
      <w:tr>
        <w:tc>
          <w:tcPr>
            <w:tcW w:type="dxa" w:w="20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bCs/>
                <w:color w:val="1B2A4A"/>
                <w:sz w:val="19"/>
                <w:szCs w:val="19"/>
              </w:rPr>
              <w:t xml:space="preserve">Tier 2: Community Seeding</w:t>
            </w:r>
          </w:p>
        </w:tc>
        <w:tc>
          <w:tcPr>
            <w:tcW w:type="dxa" w:w="18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High ROI, Fast to Start</w:t>
            </w:r>
          </w:p>
        </w:tc>
        <w:tc>
          <w:tcPr>
            <w:tcW w:type="dxa" w:w="55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Reddit (r/niche + r/entrepreneur), Discord servers, LinkedIn groups, Indie Hackers, Facebook groups. Be a genuine participant 2+ weeks before mentioning your tool. Frame your tool as a solution to someone's stated problem, not a product announcement.</w:t>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Tier 3: ProductHunt Launch</w:t>
            </w:r>
          </w:p>
        </w:tc>
        <w:tc>
          <w:tcPr>
            <w:tcW w:type="dxa" w:w="18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Spike Distribution, One-Time</w:t>
            </w:r>
          </w:p>
        </w:tc>
        <w:tc>
          <w:tcPr>
            <w:tcW w:type="dxa" w:w="55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Generates 200–500 trial signups in 24 hours. Not a sustainable growth channel but validates demand, surfaces bugs, generates first social proof. Schedule Tuesday/Wednesday 12:01 AM Pacific.</w:t>
            </w:r>
          </w:p>
        </w:tc>
      </w:tr>
      <w:tr>
        <w:tc>
          <w:tcPr>
            <w:tcW w:type="dxa" w:w="20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bCs/>
                <w:color w:val="1B2A4A"/>
                <w:sz w:val="19"/>
                <w:szCs w:val="19"/>
              </w:rPr>
              <w:t xml:space="preserve">Tier 4: Problem-First SEO</w:t>
            </w:r>
          </w:p>
        </w:tc>
        <w:tc>
          <w:tcPr>
            <w:tcW w:type="dxa" w:w="18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Compounding, Long-Term</w:t>
            </w:r>
          </w:p>
        </w:tc>
        <w:tc>
          <w:tcPr>
            <w:tcW w:type="dxa" w:w="55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One detailed content piece per month targeting exact search queries: 'how to [solve specific problem] without hiring someone.' Target difficulty = low-medium, volume = 100–2,000/month.</w:t>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Tier 5: Direct Outreach</w:t>
            </w:r>
          </w:p>
        </w:tc>
        <w:tc>
          <w:tcPr>
            <w:tcW w:type="dxa" w:w="18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High Conversion, Time-Intensive</w:t>
            </w:r>
          </w:p>
        </w:tc>
        <w:tc>
          <w:tcPr>
            <w:tcW w:type="dxa" w:w="55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LinkedIn targeting by job title + company size. Personalized DMs referencing a problem they've publicly discussed. Offer 30-day free access in exchange for feedback.</w:t>
            </w:r>
          </w:p>
        </w:tc>
      </w:tr>
    </w:tbl>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Onboarding: The Retention Multiplier</w:t>
      </w:r>
    </w:p>
    <w:p>
      <w:pPr>
        <w:spacing w:after="60" w:before="60"/>
      </w:pPr>
      <w:r>
        <w:rPr>
          <w:rFonts w:ascii="Arial" w:cs="Arial" w:eastAsia="Arial" w:hAnsi="Arial"/>
          <w:color w:val="1A1A2E"/>
          <w:sz w:val="20"/>
          <w:szCs w:val="20"/>
        </w:rPr>
        <w:t xml:space="preserve">Users who reach 'the aha moment' in their first week churn 70% less than those who don't. Build this sequence in Resend before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796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Email Action</w:t>
            </w:r>
          </w:p>
        </w:tc>
      </w:tr>
      <w:tr>
        <w:tc>
          <w:tcPr>
            <w:tcW w:type="dxa" w:w="1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Day 0</w:t>
            </w:r>
          </w:p>
        </w:tc>
        <w:tc>
          <w:tcPr>
            <w:tcW w:type="dxa" w:w="79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Welcome email + single call-to-action (complete one core task — nothing else)</w:t>
            </w:r>
          </w:p>
        </w:tc>
      </w:tr>
      <w:tr>
        <w:tc>
          <w:tcPr>
            <w:tcW w:type="dxa" w:w="1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Day 1</w:t>
            </w:r>
          </w:p>
        </w:tc>
        <w:tc>
          <w:tcPr>
            <w:tcW w:type="dxa" w:w="79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'Did you try X?' reminder with direct link to the core feature</w:t>
            </w:r>
          </w:p>
        </w:tc>
      </w:tr>
      <w:tr>
        <w:tc>
          <w:tcPr>
            <w:tcW w:type="dxa" w:w="1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Day 3</w:t>
            </w:r>
          </w:p>
        </w:tc>
        <w:tc>
          <w:tcPr>
            <w:tcW w:type="dxa" w:w="79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Case study or example showing what a power user accomplishes with the tool</w:t>
            </w:r>
          </w:p>
        </w:tc>
      </w:tr>
      <w:tr>
        <w:tc>
          <w:tcPr>
            <w:tcW w:type="dxa" w:w="1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Day 7</w:t>
            </w:r>
          </w:p>
        </w:tc>
        <w:tc>
          <w:tcPr>
            <w:tcW w:type="dxa" w:w="79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Upgrade nudge — show exactly what they'd unlock on the Pro tier</w:t>
            </w:r>
          </w:p>
        </w:tc>
      </w:tr>
      <w:tr>
        <w:tc>
          <w:tcPr>
            <w:tcW w:type="dxa" w:w="1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Day 14</w:t>
            </w:r>
          </w:p>
        </w:tc>
        <w:tc>
          <w:tcPr>
            <w:tcW w:type="dxa" w:w="79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Survey: 'What's the #1 thing stopping you from getting more value?' — this surfaces your product roadmap</w:t>
            </w:r>
          </w:p>
        </w:tc>
      </w:tr>
    </w:tbl>
    <w:p>
      <w:r>
        <w:br w:type="page"/>
      </w:r>
    </w:p>
    <w:p>
      <w:pPr>
        <w:pStyle w:val="Heading1"/>
        <w:pBdr>
          <w:bottom w:val="single" w:color="0D7377" w:sz="8" w:space="1"/>
        </w:pBdr>
        <w:shd w:fill="1B2A4A" w:val="clear"/>
        <w:spacing w:after="240" w:before="360"/>
        <w:ind w:left="160"/>
      </w:pPr>
      <w:r>
        <w:rPr>
          <w:rFonts w:ascii="Arial" w:cs="Arial" w:eastAsia="Arial" w:hAnsi="Arial"/>
          <w:b/>
          <w:bCs/>
          <w:color w:val="FFFFFF"/>
          <w:sz w:val="32"/>
          <w:szCs w:val="32"/>
        </w:rPr>
        <w:t xml:space="preserve">7  NICHE PRODUCT IDEAS (DOMAIN-ALIGNED)</w:t>
      </w:r>
    </w:p>
    <w:p>
      <w:pPr>
        <w:spacing w:after="60" w:before="60"/>
      </w:pPr>
      <w:r>
        <w:rPr>
          <w:rFonts w:ascii="Arial" w:cs="Arial" w:eastAsia="Arial" w:hAnsi="Arial"/>
          <w:color w:val="1A1A2E"/>
          <w:sz w:val="20"/>
          <w:szCs w:val="20"/>
        </w:rPr>
        <w:t xml:space="preserve">The following product concepts are derived from your verified domain expertise and the market intelligence in Section 3. Each is mapped to the differentiation framework, pricing tier, and relevant GCP credit opportunity.</w:t>
      </w:r>
    </w:p>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Priority Tier A — Leverage Your Deepest Expertise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Product Concept</w:t>
            </w:r>
          </w:p>
        </w:tc>
        <w:tc>
          <w:tcPr>
            <w:tcW w:type="dxa" w:w="22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Target User</w:t>
            </w:r>
          </w:p>
        </w:tc>
        <w:tc>
          <w:tcPr>
            <w:tcW w:type="dxa" w:w="456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Value Proposition &amp; Moat</w:t>
            </w:r>
          </w:p>
        </w:tc>
      </w:tr>
      <w:tr>
        <w:tc>
          <w:tcPr>
            <w:tcW w:type="dxa" w:w="2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SCADA Alarm Rationalization Assistant</w:t>
            </w:r>
          </w:p>
        </w:tc>
        <w:tc>
          <w:tcPr>
            <w:tcW w:type="dxa" w:w="2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Industrial controls engineers, SCADA operators at utilities and O&amp;G</w:t>
            </w:r>
          </w:p>
        </w:tc>
        <w:tc>
          <w:tcPr>
            <w:tcW w:type="dxa" w:w="45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Upload alarm database → AI analyzes alarm floods, nuisance alarms, and standing alarms → generates rationalization report with ISA-18.2 compliance recommendations. Moat: ISA-18.2 procedural knowledge embedded in product logic.</w:t>
            </w:r>
          </w:p>
        </w:tc>
      </w:tr>
      <w:tr>
        <w:tc>
          <w:tcPr>
            <w:tcW w:type="dxa" w:w="26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bCs/>
                <w:color w:val="1B2A4A"/>
                <w:sz w:val="19"/>
                <w:szCs w:val="19"/>
              </w:rPr>
              <w:t xml:space="preserve">OEE Dashboard Builder for SME Manufacturers</w:t>
            </w:r>
          </w:p>
        </w:tc>
        <w:tc>
          <w:tcPr>
            <w:tcW w:type="dxa" w:w="22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Plant managers at small-medium manufacturers (50–500 employees)</w:t>
            </w:r>
          </w:p>
        </w:tc>
        <w:tc>
          <w:tcPr>
            <w:tcW w:type="dxa" w:w="45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Connect to existing PLC/SCADA data via OPC-UA → auto-generate OEE dashboards with Availability, Performance, Quality metrics → email digest. Moat: OPC-UA integration expertise + pre-built metrics manufacturers actually use.</w:t>
            </w:r>
          </w:p>
        </w:tc>
      </w:tr>
      <w:tr>
        <w:tc>
          <w:tcPr>
            <w:tcW w:type="dxa" w:w="2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Cobot Deployment ROI Calculator &amp; Report Generator</w:t>
            </w:r>
          </w:p>
        </w:tc>
        <w:tc>
          <w:tcPr>
            <w:tcW w:type="dxa" w:w="2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Automation engineers and operations managers evaluating UR/ABB cobot investments</w:t>
            </w:r>
          </w:p>
        </w:tc>
        <w:tc>
          <w:tcPr>
            <w:tcW w:type="dxa" w:w="45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Input: current cycle time, labor cost, product mix, downtime → Output: 5-year ROI model, IRR, payback period, formatted PDF report for management approval. Moat: realistic automation parameters only someone with deployment experience would know.</w:t>
            </w:r>
          </w:p>
        </w:tc>
      </w:tr>
      <w:tr>
        <w:tc>
          <w:tcPr>
            <w:tcW w:type="dxa" w:w="26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bCs/>
                <w:color w:val="1B2A4A"/>
                <w:sz w:val="19"/>
                <w:szCs w:val="19"/>
              </w:rPr>
              <w:t xml:space="preserve">GMP Batch Record Review Assistant</w:t>
            </w:r>
          </w:p>
        </w:tc>
        <w:tc>
          <w:tcPr>
            <w:tcW w:type="dxa" w:w="22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Quality engineers at pharma/biotech contract manufacturers</w:t>
            </w:r>
          </w:p>
        </w:tc>
        <w:tc>
          <w:tcPr>
            <w:tcW w:type="dxa" w:w="45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del w:id="1090" w:author="Claude" w:date="2026-04-15T00:00:00Z">
              <w:r>
                <w:rPr>
                  <w:rFonts w:ascii="Arial" w:cs="Arial" w:eastAsia="Arial" w:hAnsi="Arial"/>
                  <w:b w:val="false"/>
                  <w:bCs w:val="false"/>
                  <w:color w:val="1A1A2E"/>
                  <w:sz w:val="19"/>
                  <w:szCs w:val="19"/>
                </w:rPr>
                <w:delText xml:space="preserve">Upload batch records → AI flags deviations, missing signatures, out-of-spec values, and generates CAPA-ready deviation summaries. 21 CFR Part 11 awareness built in. Pricing: $99–$199/month. Moat: FDA/GMP regulatory knowledge.</w:delText>
              </w:r>
            </w:del>
            <w:ins w:id="1091" w:author="Claude" w:date="2026-04-15T00:00:00Z">
              <w:r>
                <w:rPr>
                  <w:rFonts w:ascii="Arial" w:cs="Arial" w:eastAsia="Arial" w:hAnsi="Arial"/>
                  <w:b w:val="false"/>
                  <w:bCs w:val="false"/>
                  <w:color w:val="1A1A2E"/>
                  <w:sz w:val="19"/>
                  <w:szCs w:val="19"/>
                </w:rPr>
                <w:t xml:space="preserve">Position as a NON-GxP pre-review draft assistant for engineers preparing batch records before formal QA review. Upload draft records → AI flags likely deviations, missing fields, and out-of-spec values for human reviewer confirmation. Pricing: $29–$79/month. Moat: domain knowledge of pharma documentation patterns. CRITICAL: Do NOT market as “21 CFR Part 11 compliant.” True Part 11 compliance requires validated electronic signatures, ALCOA+ audit trails, and Computer System Validation (CSV) per GAMP 5 — including IQ/OQ/PQ documentation that customers will require during vendor qualification. Building that compliance pack extends V1 timeline by 8–12 weeks and is a separate strategic decision. Selling a non-validated tool into a GxP workflow creates regulatory and liability exposure.</w:t>
              </w:r>
            </w:ins>
          </w:p>
        </w:tc>
      </w:tr>
    </w:tbl>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Priority Tier B — Gen App Builder Credit Opportunity</w:t>
      </w:r>
    </w:p>
    <w:p>
      <w:pPr>
        <w:spacing w:after="60" w:before="60"/>
      </w:pPr>
      <w:r>
        <w:rPr>
          <w:rFonts w:ascii="Arial" w:cs="Arial" w:eastAsia="Arial" w:hAnsi="Arial"/>
          <w:color w:val="1A1A2E"/>
          <w:sz w:val="20"/>
          <w:szCs w:val="20"/>
        </w:rPr>
        <w:t xml:space="preserve">These concepts map directly to Vertex AI Search / Agent Builder — the ONLY way to utilize your $1,000 Gen App Builder credit: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60"/>
        <w:gridCol w:w="5000"/>
      </w:tblGrid>
      <w:tr>
        <w:tc>
          <w:tcPr>
            <w:tcW w:type="dxa" w:w="26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Product</w:t>
            </w:r>
          </w:p>
        </w:tc>
        <w:tc>
          <w:tcPr>
            <w:tcW w:type="dxa" w:w="176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Pricing</w:t>
            </w:r>
          </w:p>
        </w:tc>
        <w:tc>
          <w:tcPr>
            <w:tcW w:type="dxa" w:w="50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Details</w:t>
            </w:r>
          </w:p>
        </w:tc>
      </w:tr>
      <w:tr>
        <w:tc>
          <w:tcPr>
            <w:tcW w:type="dxa" w:w="2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Construction Document Search Engine</w:t>
            </w:r>
          </w:p>
        </w:tc>
        <w:tc>
          <w:tcPr>
            <w:tcW w:type="dxa" w:w="17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$29/month (Starter), $79/month (Pro with multiple projects)</w:t>
            </w:r>
          </w:p>
        </w:tc>
        <w:tc>
          <w:tcPr>
            <w:tcW w:type="dxa" w:w="5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Upload specs, RFIs, drawings as PDFs → Vertex AI Search indexes them → Natural language queries find exact clauses. '$1,000 credit covers ~667,000 search queries at $1.50/1K — enough to onboard first 50+ customers with zero AI cost.</w:t>
            </w:r>
          </w:p>
        </w:tc>
      </w:tr>
      <w:tr>
        <w:tc>
          <w:tcPr>
            <w:tcW w:type="dxa" w:w="26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bCs/>
                <w:color w:val="1B2A4A"/>
                <w:sz w:val="19"/>
                <w:szCs w:val="19"/>
              </w:rPr>
              <w:t xml:space="preserve">Compliance Q&amp;A Knowledge Base</w:t>
            </w:r>
          </w:p>
        </w:tc>
        <w:tc>
          <w:tcPr>
            <w:tcW w:type="dxa" w:w="17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$19/month (individual), $49/month (team)</w:t>
            </w:r>
          </w:p>
        </w:tc>
        <w:tc>
          <w:tcPr>
            <w:tcW w:type="dxa" w:w="50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Index OSHA regs, NFPA 70E, NEC, local building codes → Contractors ask questions in natural language → RAG-powered answers with source citations. Vertex AI Agent Builder conversational interface.</w:t>
            </w:r>
          </w:p>
        </w:tc>
      </w:tr>
    </w:tbl>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Priority Tier C — Leverage QC+AI Studio Architecture</w:t>
      </w:r>
    </w:p>
    <w:p>
      <w:pPr>
        <w:spacing w:after="60" w:before="60"/>
      </w:pPr>
      <w:r>
        <w:rPr>
          <w:rFonts w:ascii="Arial" w:cs="Arial" w:eastAsia="Arial" w:hAnsi="Arial"/>
          <w:color w:val="1A1A2E"/>
          <w:sz w:val="20"/>
          <w:szCs w:val="20"/>
        </w:rPr>
        <w:t xml:space="preserve">Products that reuse your existing FastAPI + Next.js + GCP CI/CD patterns with minimal architectural overhead:</w:t>
      </w:r>
    </w:p>
    <w:p>
      <w:pPr>
        <w:pStyle w:val="ListParagraph"/>
        <w:numPr>
          <w:ilvl w:val="0"/>
          <w:numId w:val="2"/>
        </w:numPr>
        <w:spacing w:after="40" w:before="40"/>
      </w:pPr>
      <w:del w:id="1100" w:author="Claude" w:date="2026-04-15T00:00:00Z">
        <w:r>
          <w:rPr>
            <w:rFonts w:ascii="Arial" w:cs="Arial" w:eastAsia="Arial" w:hAnsi="Arial"/>
            <w:color w:val="1A1A2E"/>
            <w:sz w:val="20"/>
            <w:szCs w:val="20"/>
          </w:rPr>
          <w:delText xml:space="preserve">Industrial Resume Optimizer — Automation engineers targeting pharma/semiconductor — input resume + job description → AI gap analysis with specific keyword recommendations. $9–$19/month. Fast to build, immediate distribution through LinkedIn community.</w:delText>
        </w:r>
      </w:del>
      <w:ins w:id="1101" w:author="Claude" w:date="2026-04-15T00:00:00Z">
        <w:r>
          <w:rPr>
            <w:rFonts w:ascii="Arial" w:cs="Arial" w:eastAsia="Arial" w:hAnsi="Arial"/>
            <w:color w:val="1A1A2E"/>
            <w:sz w:val="20"/>
            <w:szCs w:val="20"/>
          </w:rPr>
          <w:t xml:space="preserve">Industrial Resume Optimizer — DEPRIORITIZED. Original concept (resume + JD → AI gap analysis, $9–$19/month) is a horizontal tool with vertical packaging, which violates Section 13 Principle #2 (“Build VERTICAL, not horizontal”). Competition: Teal, Rezi, Jobscan, plus native ChatGPT/Claude. Margin compression risk is severe. If pursued, deepen the moat: bundle with proprietary pharma/semiconductor recruiter-targeting database, ATS-keyword corpus mined from 12 months of actual industrial job postings, or salary benchmark data — otherwise skip in favor of Tier A products.</w:t>
        </w:r>
      </w:ins>
    </w:p>
    <w:p>
      <w:pPr>
        <w:pStyle w:val="ListParagraph"/>
        <w:numPr>
          <w:ilvl w:val="0"/>
          <w:numId w:val="2"/>
        </w:numPr>
        <w:spacing w:after="40" w:before="40"/>
      </w:pPr>
      <w:r>
        <w:rPr>
          <w:rFonts w:ascii="Arial" w:cs="Arial" w:eastAsia="Arial" w:hAnsi="Arial"/>
          <w:color w:val="1A1A2E"/>
          <w:sz w:val="20"/>
          <w:szCs w:val="20"/>
        </w:rPr>
        <w:t xml:space="preserve">SOP Generator for IIoT Deployments — $29/month — Input: device type, network topology, integration requirements → Output: formatted SOP document with revision control. Moat: your Willowglen/Kowa Skymech procedural knowledge.</w:t>
      </w:r>
    </w:p>
    <w:p>
      <w:pPr>
        <w:pStyle w:val="ListParagraph"/>
        <w:numPr>
          <w:ilvl w:val="0"/>
          <w:numId w:val="2"/>
        </w:numPr>
        <w:spacing w:after="40" w:before="40"/>
      </w:pPr>
      <w:r>
        <w:rPr>
          <w:rFonts w:ascii="Arial" w:cs="Arial" w:eastAsia="Arial" w:hAnsi="Arial"/>
          <w:color w:val="1A1A2E"/>
          <w:sz w:val="20"/>
          <w:szCs w:val="20"/>
        </w:rPr>
        <w:t xml:space="preserve">PLC/SCADA Alarm Philosophy Template Builder — $19–$49/month — Guided wizard for ISA-18.2 alarm philosophy document generation with automatic consequence table population.</w:t>
      </w:r>
    </w:p>
    <w:p>
      <w:r>
        <w:br w:type="page"/>
      </w:r>
    </w:p>
    <w:p>
      <w:pPr>
        <w:pStyle w:val="Heading1"/>
        <w:pBdr>
          <w:bottom w:val="single" w:color="0D7377" w:sz="8" w:space="1"/>
        </w:pBdr>
        <w:shd w:fill="1B2A4A" w:val="clear"/>
        <w:spacing w:after="240" w:before="360"/>
        <w:ind w:left="160"/>
      </w:pPr>
      <w:r>
        <w:rPr>
          <w:rFonts w:ascii="Arial" w:cs="Arial" w:eastAsia="Arial" w:hAnsi="Arial"/>
          <w:b/>
          <w:bCs/>
          <w:color w:val="FFFFFF"/>
          <w:sz w:val="32"/>
          <w:szCs w:val="32"/>
        </w:rPr>
        <w:t xml:space="preserve">8  ACQUISITION &amp; RELAUNCH STRATEGY</w:t>
      </w:r>
    </w:p>
    <w:p>
      <w:pPr>
        <w:spacing w:after="60" w:before="60"/>
      </w:pPr>
      <w:r>
        <w:rPr>
          <w:rFonts w:ascii="Arial" w:cs="Arial" w:eastAsia="Arial" w:hAnsi="Arial"/>
          <w:color w:val="1A1A2E"/>
          <w:sz w:val="20"/>
          <w:szCs w:val="20"/>
        </w:rPr>
        <w:t xml:space="preserve">This is arguably the highest-ROI path for anyone with $500–$5,000 in starting capital. The acquisition market on Acquire.com and Flippa contains hundreds of tools with existing users that were abandoned because the founder lost interest — NOT because the product failed.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D7377" w:sz="16"/>
              <w:bottom w:val="none"/>
              <w:right w:val="none"/>
            </w:tcBorders>
            <w:shd w:fill="F4F6F9" w:val="clear"/>
            <w:tcMar>
              <w:top w:type="dxa" w:w="120"/>
              <w:left w:type="dxa" w:w="200"/>
              <w:bottom w:type="dxa" w:w="120"/>
              <w:right w:type="dxa" w:w="200"/>
            </w:tcMar>
          </w:tcPr>
          <w:p>
            <w:r>
              <w:rPr>
                <w:rFonts w:ascii="Arial" w:cs="Arial" w:eastAsia="Arial" w:hAnsi="Arial"/>
                <w:i/>
                <w:iCs/>
                <w:color w:val="1B2A4A"/>
                <w:sz w:val="20"/>
                <w:szCs w:val="20"/>
              </w:rPr>
              <w:t xml:space="preserve">The Asymmetric Advantage: Skip the 90-day cold-start period every new product faces. On acquisition day one you have: real user data (feature usage, drop-off points), existing organic traffic (search rankings established), validated price point, ready-made customer interviews, and a distribution story ('we acquired X and rebuilt it for you').</w:t>
            </w:r>
          </w:p>
        </w:tc>
      </w:tr>
    </w:tbl>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Acquisition Due Diligence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736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Criteria</w:t>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Green Flag</w:t>
            </w:r>
          </w:p>
        </w:tc>
        <w:tc>
          <w:tcPr>
            <w:tcW w:type="dxa" w:w="73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50–500 existing users (even free tier), last commit within 12 months, clear specific problem being solved, 1–3x MRR pricing, identifiable abandonment reason (founder burnout, not product failure)</w:t>
            </w:r>
          </w:p>
        </w:tc>
      </w:tr>
      <w:tr>
        <w:tc>
          <w:tcPr>
            <w:tcW w:type="dxa" w:w="20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Red Flag</w:t>
            </w:r>
          </w:p>
        </w:tc>
        <w:tc>
          <w:tcPr>
            <w:tcW w:type="dxa" w:w="73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Negative reviews citing fundamental product problems (not just UX), deprecated technology with no migration path, legal/IP complications, overpriced at 5x+ MRR without growth path, regulatory compliance violations by previous owner</w:t>
            </w:r>
          </w:p>
        </w:tc>
      </w:tr>
    </w:tbl>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Pre-Acquisition Verification Steps</w:t>
      </w:r>
    </w:p>
    <w:p>
      <w:pPr>
        <w:pStyle w:val="ListParagraph"/>
        <w:numPr>
          <w:ilvl w:val="0"/>
          <w:numId w:val="3"/>
        </w:numPr>
        <w:spacing w:after="40" w:before="40"/>
      </w:pPr>
      <w:r>
        <w:rPr>
          <w:rFonts w:ascii="Arial" w:cs="Arial" w:eastAsia="Arial" w:hAnsi="Arial"/>
          <w:color w:val="1A1A2E"/>
          <w:sz w:val="20"/>
          <w:szCs w:val="20"/>
        </w:rPr>
        <w:t xml:space="preserve">Verify MRR with actual Stripe dashboard access (not seller claim)</w:t>
      </w:r>
    </w:p>
    <w:p>
      <w:pPr>
        <w:pStyle w:val="ListParagraph"/>
        <w:numPr>
          <w:ilvl w:val="0"/>
          <w:numId w:val="3"/>
        </w:numPr>
        <w:spacing w:after="40" w:before="40"/>
      </w:pPr>
      <w:r>
        <w:rPr>
          <w:rFonts w:ascii="Arial" w:cs="Arial" w:eastAsia="Arial" w:hAnsi="Arial"/>
          <w:color w:val="1A1A2E"/>
          <w:sz w:val="20"/>
          <w:szCs w:val="20"/>
        </w:rPr>
        <w:t xml:space="preserve">Review churn rate — monthly and annual — with payment processor data</w:t>
      </w:r>
    </w:p>
    <w:p>
      <w:pPr>
        <w:pStyle w:val="ListParagraph"/>
        <w:numPr>
          <w:ilvl w:val="0"/>
          <w:numId w:val="3"/>
        </w:numPr>
        <w:spacing w:after="40" w:before="40"/>
      </w:pPr>
      <w:r>
        <w:rPr>
          <w:rFonts w:ascii="Arial" w:cs="Arial" w:eastAsia="Arial" w:hAnsi="Arial"/>
          <w:color w:val="1A1A2E"/>
          <w:sz w:val="20"/>
          <w:szCs w:val="20"/>
        </w:rPr>
        <w:t xml:space="preserve">Check Google Analytics / Search Console for organic traffic trend direction</w:t>
      </w:r>
    </w:p>
    <w:p>
      <w:pPr>
        <w:pStyle w:val="ListParagraph"/>
        <w:numPr>
          <w:ilvl w:val="0"/>
          <w:numId w:val="3"/>
        </w:numPr>
        <w:spacing w:after="40" w:before="40"/>
      </w:pPr>
      <w:r>
        <w:rPr>
          <w:rFonts w:ascii="Arial" w:cs="Arial" w:eastAsia="Arial" w:hAnsi="Arial"/>
          <w:color w:val="1A1A2E"/>
          <w:sz w:val="20"/>
          <w:szCs w:val="20"/>
        </w:rPr>
        <w:t xml:space="preserve">Review codebase quality: use Codex to summarize tech debt and migration complexity in 30 minutes</w:t>
      </w:r>
    </w:p>
    <w:p>
      <w:pPr>
        <w:pStyle w:val="ListParagraph"/>
        <w:numPr>
          <w:ilvl w:val="0"/>
          <w:numId w:val="3"/>
        </w:numPr>
        <w:spacing w:after="40" w:before="40"/>
      </w:pPr>
      <w:r>
        <w:rPr>
          <w:rFonts w:ascii="Arial" w:cs="Arial" w:eastAsia="Arial" w:hAnsi="Arial"/>
          <w:color w:val="1A1A2E"/>
          <w:sz w:val="20"/>
          <w:szCs w:val="20"/>
        </w:rPr>
        <w:t xml:space="preserve">Identify top 3 cancellation reasons by emailing 10 churned users</w:t>
      </w:r>
    </w:p>
    <w:p>
      <w:pPr>
        <w:pStyle w:val="ListParagraph"/>
        <w:numPr>
          <w:ilvl w:val="0"/>
          <w:numId w:val="3"/>
        </w:numPr>
        <w:spacing w:after="40" w:before="40"/>
      </w:pPr>
      <w:r>
        <w:rPr>
          <w:rFonts w:ascii="Arial" w:cs="Arial" w:eastAsia="Arial" w:hAnsi="Arial"/>
          <w:color w:val="1A1A2E"/>
          <w:sz w:val="20"/>
          <w:szCs w:val="20"/>
        </w:rPr>
        <w:t xml:space="preserve">Confirm full ownership of all code, dependencies, and IP — no open-source license violations</w:t>
      </w:r>
    </w:p>
    <w:p>
      <w:pPr>
        <w:pStyle w:val="ListParagraph"/>
        <w:numPr>
          <w:ilvl w:val="0"/>
          <w:numId w:val="3"/>
        </w:numPr>
        <w:spacing w:after="40" w:before="40"/>
      </w:pPr>
      <w:r>
        <w:rPr>
          <w:rFonts w:ascii="Arial" w:cs="Arial" w:eastAsia="Arial" w:hAnsi="Arial"/>
          <w:color w:val="1A1A2E"/>
          <w:sz w:val="20"/>
          <w:szCs w:val="20"/>
        </w:rPr>
        <w:t xml:space="preserve">Review any ongoing SaaS contracts, support commitments, or API rate limits inherited</w:t>
      </w:r>
    </w:p>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Where to Find Targets</w:t>
      </w:r>
    </w:p>
    <w:p>
      <w:pPr>
        <w:pStyle w:val="ListParagraph"/>
        <w:numPr>
          <w:ilvl w:val="0"/>
          <w:numId w:val="2"/>
        </w:numPr>
        <w:spacing w:after="40" w:before="40"/>
      </w:pPr>
      <w:r>
        <w:rPr>
          <w:rFonts w:ascii="Arial" w:cs="Arial" w:eastAsia="Arial" w:hAnsi="Arial"/>
          <w:color w:val="1A1A2E"/>
          <w:sz w:val="20"/>
          <w:szCs w:val="20"/>
        </w:rPr>
        <w:t xml:space="preserve">Acquire.com — largest dedicated SaaS marketplace, free to browse, deals from $1K to $10M</w:t>
      </w:r>
    </w:p>
    <w:p>
      <w:pPr>
        <w:pStyle w:val="ListParagraph"/>
        <w:numPr>
          <w:ilvl w:val="0"/>
          <w:numId w:val="2"/>
        </w:numPr>
        <w:spacing w:after="40" w:before="40"/>
      </w:pPr>
      <w:r>
        <w:rPr>
          <w:rFonts w:ascii="Arial" w:cs="Arial" w:eastAsia="Arial" w:hAnsi="Arial"/>
          <w:color w:val="1A1A2E"/>
          <w:sz w:val="20"/>
          <w:szCs w:val="20"/>
        </w:rPr>
        <w:t xml:space="preserve">Flippa — broader range including content sites, apps, and domains; often underpriced</w:t>
      </w:r>
    </w:p>
    <w:p>
      <w:pPr>
        <w:pStyle w:val="ListParagraph"/>
        <w:numPr>
          <w:ilvl w:val="0"/>
          <w:numId w:val="2"/>
        </w:numPr>
        <w:spacing w:after="40" w:before="40"/>
      </w:pPr>
      <w:r>
        <w:rPr>
          <w:rFonts w:ascii="Arial" w:cs="Arial" w:eastAsia="Arial" w:hAnsi="Arial"/>
          <w:color w:val="1A1A2E"/>
          <w:sz w:val="20"/>
          <w:szCs w:val="20"/>
        </w:rPr>
        <w:t xml:space="preserve">Indie Hackers 'For Sale' section — informal but frequently undervalued by sellers</w:t>
      </w:r>
    </w:p>
    <w:p>
      <w:pPr>
        <w:pStyle w:val="ListParagraph"/>
        <w:numPr>
          <w:ilvl w:val="0"/>
          <w:numId w:val="2"/>
        </w:numPr>
        <w:spacing w:after="40" w:before="40"/>
      </w:pPr>
      <w:r>
        <w:rPr>
          <w:rFonts w:ascii="Arial" w:cs="Arial" w:eastAsia="Arial" w:hAnsi="Arial"/>
          <w:color w:val="1A1A2E"/>
          <w:sz w:val="20"/>
          <w:szCs w:val="20"/>
        </w:rPr>
        <w:t xml:space="preserve">Product Hunt direct search — sort by 'This Week' from 2–3 years ago, find tools with no recent activity — direct outreach to founders</w:t>
      </w:r>
    </w:p>
    <w:p>
      <w:pPr>
        <w:pStyle w:val="ListParagraph"/>
        <w:numPr>
          <w:ilvl w:val="0"/>
          <w:numId w:val="2"/>
        </w:numPr>
        <w:spacing w:after="40" w:before="40"/>
      </w:pPr>
      <w:r>
        <w:rPr>
          <w:rFonts w:ascii="Arial" w:cs="Arial" w:eastAsia="Arial" w:hAnsi="Arial"/>
          <w:color w:val="1A1A2E"/>
          <w:sz w:val="20"/>
          <w:szCs w:val="20"/>
        </w:rPr>
        <w:t xml:space="preserve">Twitter/X — search '[product name] looking for a buyer', 'for sale', 'acquired'</w:t>
      </w:r>
    </w:p>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Post-Acquisition Relaunch Workflow (Codex-Powered)</w:t>
      </w:r>
    </w:p>
    <w:p>
      <w:pPr>
        <w:pStyle w:val="ListParagraph"/>
        <w:numPr>
          <w:ilvl w:val="0"/>
          <w:numId w:val="3"/>
        </w:numPr>
        <w:spacing w:after="40" w:before="40"/>
      </w:pPr>
      <w:r>
        <w:rPr>
          <w:rFonts w:ascii="Arial" w:cs="Arial" w:eastAsia="Arial" w:hAnsi="Arial"/>
          <w:color w:val="1A1A2E"/>
          <w:sz w:val="20"/>
          <w:szCs w:val="20"/>
        </w:rPr>
        <w:t xml:space="preserve">Feed full codebase to Codex for comprehensive tech debt audit (1–2 hours)</w:t>
      </w:r>
    </w:p>
    <w:p>
      <w:pPr>
        <w:pStyle w:val="ListParagraph"/>
        <w:numPr>
          <w:ilvl w:val="0"/>
          <w:numId w:val="3"/>
        </w:numPr>
        <w:spacing w:after="40" w:before="40"/>
      </w:pPr>
      <w:r>
        <w:rPr>
          <w:rFonts w:ascii="Arial" w:cs="Arial" w:eastAsia="Arial" w:hAnsi="Arial"/>
          <w:color w:val="1A1A2E"/>
          <w:sz w:val="20"/>
          <w:szCs w:val="20"/>
        </w:rPr>
        <w:t xml:space="preserve">Prioritize: security fixes first, then deprecated dependencies, then missing features from churned-user feedback</w:t>
      </w:r>
    </w:p>
    <w:p>
      <w:pPr>
        <w:pStyle w:val="ListParagraph"/>
        <w:numPr>
          <w:ilvl w:val="0"/>
          <w:numId w:val="3"/>
        </w:numPr>
        <w:spacing w:after="40" w:before="40"/>
      </w:pPr>
      <w:r>
        <w:rPr>
          <w:rFonts w:ascii="Arial" w:cs="Arial" w:eastAsia="Arial" w:hAnsi="Arial"/>
          <w:color w:val="1A1A2E"/>
          <w:sz w:val="20"/>
          <w:szCs w:val="20"/>
        </w:rPr>
        <w:t xml:space="preserve">Improve onboarding UX — this alone recovers 30–50% of previously churned users</w:t>
      </w:r>
    </w:p>
    <w:p>
      <w:pPr>
        <w:pStyle w:val="ListParagraph"/>
        <w:numPr>
          <w:ilvl w:val="0"/>
          <w:numId w:val="3"/>
        </w:numPr>
        <w:spacing w:after="40" w:before="40"/>
      </w:pPr>
      <w:r>
        <w:rPr>
          <w:rFonts w:ascii="Arial" w:cs="Arial" w:eastAsia="Arial" w:hAnsi="Arial"/>
          <w:color w:val="1A1A2E"/>
          <w:sz w:val="20"/>
          <w:szCs w:val="20"/>
        </w:rPr>
        <w:t xml:space="preserve">Migrate to GCP stack (Cloud Run + Firestore) — standardizes your operational model</w:t>
      </w:r>
    </w:p>
    <w:p>
      <w:pPr>
        <w:pStyle w:val="ListParagraph"/>
        <w:numPr>
          <w:ilvl w:val="0"/>
          <w:numId w:val="3"/>
        </w:numPr>
        <w:spacing w:after="40" w:before="40"/>
      </w:pPr>
      <w:r>
        <w:rPr>
          <w:rFonts w:ascii="Arial" w:cs="Arial" w:eastAsia="Arial" w:hAnsi="Arial"/>
          <w:color w:val="1A1A2E"/>
          <w:sz w:val="20"/>
          <w:szCs w:val="20"/>
        </w:rPr>
        <w:t xml:space="preserve">Relaunch to existing user base with personal email + changelog</w:t>
      </w:r>
    </w:p>
    <w:p>
      <w:pPr>
        <w:pStyle w:val="ListParagraph"/>
        <w:numPr>
          <w:ilvl w:val="0"/>
          <w:numId w:val="3"/>
        </w:numPr>
        <w:spacing w:after="40" w:before="40"/>
      </w:pPr>
      <w:r>
        <w:rPr>
          <w:rFonts w:ascii="Arial" w:cs="Arial" w:eastAsia="Arial" w:hAnsi="Arial"/>
          <w:color w:val="1A1A2E"/>
          <w:sz w:val="20"/>
          <w:szCs w:val="20"/>
        </w:rPr>
        <w:t xml:space="preserve">Fresh ProductHunt post with 'We acquired X and rebuilt it' as the story — this outperforms cold launches</w:t>
      </w:r>
    </w:p>
    <w:p>
      <w:r>
        <w:br w:type="page"/>
      </w:r>
    </w:p>
    <w:p>
      <w:pPr>
        <w:pStyle w:val="Heading1"/>
        <w:pBdr>
          <w:bottom w:val="single" w:color="0D7377" w:sz="8" w:space="1"/>
        </w:pBdr>
        <w:shd w:fill="1B2A4A" w:val="clear"/>
        <w:spacing w:after="240" w:before="360"/>
        <w:ind w:left="160"/>
      </w:pPr>
      <w:r>
        <w:rPr>
          <w:rFonts w:ascii="Arial" w:cs="Arial" w:eastAsia="Arial" w:hAnsi="Arial"/>
          <w:b/>
          <w:bCs/>
          <w:color w:val="FFFFFF"/>
          <w:sz w:val="32"/>
          <w:szCs w:val="32"/>
        </w:rPr>
        <w:t xml:space="preserve">9  RISK MATRIX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4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Risk</w:t>
            </w:r>
          </w:p>
        </w:tc>
        <w:tc>
          <w:tcPr>
            <w:tcW w:type="dxa" w:w="12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Severity</w:t>
            </w:r>
          </w:p>
        </w:tc>
        <w:tc>
          <w:tcPr>
            <w:tcW w:type="dxa" w:w="576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Detail &amp; Mitigation</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Platform Absorption Risk</w:t>
            </w:r>
          </w:p>
        </w:tc>
        <w:tc>
          <w:tcPr>
            <w:tcW w:type="dxa" w:w="1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HIGH</w:t>
            </w:r>
          </w:p>
        </w:tc>
        <w:tc>
          <w:tcPr>
            <w:tcW w:type="dxa" w:w="57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OpenAI/Google/Anthropic absorb your use case into their native product within 12 months. Mitigation: Build vertical products with domain expertise moat. A general AI writing tool dies; a GMP-compliant batch record reviewer survives because incumbents won't build it.</w:t>
            </w:r>
          </w:p>
        </w:tc>
      </w:tr>
      <w:tr>
        <w:tc>
          <w:tcPr>
            <w:tcW w:type="dxa" w:w="2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bCs/>
                <w:color w:val="1B2A4A"/>
                <w:sz w:val="19"/>
                <w:szCs w:val="19"/>
              </w:rPr>
              <w:t xml:space="preserve">Attention Fragmentation</w:t>
            </w:r>
          </w:p>
        </w:tc>
        <w:tc>
          <w:tcPr>
            <w:tcW w:type="dxa" w:w="12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MEDIUM-HIGH</w:t>
            </w:r>
          </w:p>
        </w:tc>
        <w:tc>
          <w:tcPr>
            <w:tcW w:type="dxa" w:w="57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Running 5–10 products creates 5–10 support queues and bug trackers. Quality degrades. Mitigation: A product enters the portfolio ONLY when stable (churn &lt;5%, support &lt;2 hrs/week). Cap active portfolio at 3–5. Never start product #2 before product #1 is genuinely stable.</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Churn Destroys Compound Math</w:t>
            </w:r>
          </w:p>
        </w:tc>
        <w:tc>
          <w:tcPr>
            <w:tcW w:type="dxa" w:w="1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HIGH</w:t>
            </w:r>
          </w:p>
        </w:tc>
        <w:tc>
          <w:tcPr>
            <w:tcW w:type="dxa" w:w="57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At 20% monthly churn, a $2K MRR product starting with $500 new MRR/month stalls near $2.5K and never grows. Only sub-5% monthly churn produces genuine compounding. Mitigation: Niche specificity (no close alternatives), strong Week-1 activation, data lock-in.</w:t>
            </w:r>
          </w:p>
        </w:tc>
      </w:tr>
      <w:tr>
        <w:tc>
          <w:tcPr>
            <w:tcW w:type="dxa" w:w="2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bCs/>
                <w:color w:val="1B2A4A"/>
                <w:sz w:val="19"/>
                <w:szCs w:val="19"/>
              </w:rPr>
              <w:t xml:space="preserve">Codex Review Debt &amp; Security</w:t>
            </w:r>
          </w:p>
        </w:tc>
        <w:tc>
          <w:tcPr>
            <w:tcW w:type="dxa" w:w="12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MEDIUM</w:t>
            </w:r>
          </w:p>
        </w:tc>
        <w:tc>
          <w:tcPr>
            <w:tcW w:type="dxa" w:w="57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Shipping unreviewed AI-generated code in payment or auth flows creates liability. One Stripe webhook bug = thousands of billing errors. Mitigation: Non-negotiable review protocol for all auth/payments code. Use Stripe Checkout + Firebase Auth as established patterns.</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Pricing Race to the Bottom</w:t>
            </w:r>
          </w:p>
        </w:tc>
        <w:tc>
          <w:tcPr>
            <w:tcW w:type="dxa" w:w="1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MEDIUM</w:t>
            </w:r>
          </w:p>
        </w:tc>
        <w:tc>
          <w:tcPr>
            <w:tcW w:type="dxa" w:w="57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In crowded niches, price competition erodes margins. Mitigation: Compete on specificity, UX quality, and integration depth — never on price. Vertical expertise enables premium pricing that horizontal competitors cannot match.</w:t>
            </w:r>
          </w:p>
        </w:tc>
      </w:tr>
      <w:tr>
        <w:tc>
          <w:tcPr>
            <w:tcW w:type="dxa" w:w="2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bCs/>
                <w:color w:val="1B2A4A"/>
                <w:sz w:val="19"/>
                <w:szCs w:val="19"/>
              </w:rPr>
              <w:t xml:space="preserve">Solo Founder Operational Burnout</w:t>
            </w:r>
          </w:p>
        </w:tc>
        <w:tc>
          <w:tcPr>
            <w:tcW w:type="dxa" w:w="12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MEDIUM</w:t>
            </w:r>
          </w:p>
        </w:tc>
        <w:tc>
          <w:tcPr>
            <w:tcW w:type="dxa" w:w="57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b w:val="false"/>
                <w:bCs w:val="false"/>
                <w:color w:val="1A1A2E"/>
                <w:sz w:val="19"/>
                <w:szCs w:val="19"/>
              </w:rPr>
              <w:t xml:space="preserve">10 products × support + marketing + billing = exhaustion even with Codex for dev. Mitigation: Automate customer support triage with AI before scaling. Build self-serve knowledge base for each product from Day 1. Stripe Customer Portal eliminates 80% of billing support.</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bCs/>
                <w:color w:val="1B2A4A"/>
                <w:sz w:val="19"/>
                <w:szCs w:val="19"/>
              </w:rPr>
              <w:t xml:space="preserve">Thin AI Wrapper Market Death</w:t>
            </w:r>
          </w:p>
        </w:tc>
        <w:tc>
          <w:tcPr>
            <w:tcW w:type="dxa" w:w="1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HIGH (if ignored)</w:t>
            </w:r>
          </w:p>
        </w:tc>
        <w:tc>
          <w:tcPr>
            <w:tcW w:type="dxa" w:w="57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UI-over-API-call products without moat systematically die. Mitigation: Every product must have at least one structural defense: proprietary data accumulation, deep platform integration, domain expertise in product logic, or specific professional workflow fit.</w:t>
            </w:r>
          </w:p>
        </w:tc>
      </w:tr>
    </w:tbl>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Churn Rate Impact Analysis</w:t>
      </w:r>
    </w:p>
    <w:p>
      <w:pPr>
        <w:spacing w:after="60" w:before="60"/>
      </w:pPr>
      <w:r>
        <w:rPr>
          <w:rFonts w:ascii="Arial" w:cs="Arial" w:eastAsia="Arial" w:hAnsi="Arial"/>
          <w:color w:val="1A1A2E"/>
          <w:sz w:val="20"/>
          <w:szCs w:val="20"/>
        </w:rPr>
        <w:t xml:space="preserve">Starting at $2K MRR, adding $500/month in new revenue, calculated month-by-month: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Churn Rate</w:t>
            </w:r>
          </w:p>
        </w:tc>
        <w:tc>
          <w:tcPr>
            <w:tcW w:type="dxa" w:w="676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Month-12 MRR Outcome</w:t>
            </w:r>
          </w:p>
        </w:tc>
      </w:tr>
      <w:tr>
        <w:tc>
          <w:tcPr>
            <w:tcW w:type="dxa" w:w="2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5% monthly churn</w:t>
            </w:r>
          </w:p>
        </w:tc>
        <w:tc>
          <w:tcPr>
            <w:tcW w:type="dxa" w:w="67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$2K → ~$5,700 at month 12 (steady growth toward $10K equilibrium)</w:t>
            </w:r>
          </w:p>
        </w:tc>
      </w:tr>
      <w:tr>
        <w:tc>
          <w:tcPr>
            <w:tcW w:type="dxa" w:w="26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10% monthly churn</w:t>
            </w:r>
          </w:p>
        </w:tc>
        <w:tc>
          <w:tcPr>
            <w:tcW w:type="dxa" w:w="67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$2K → ~$4,200 at month 12 (slow growth, equilibrium ~$5K)</w:t>
            </w:r>
          </w:p>
        </w:tc>
      </w:tr>
      <w:tr>
        <w:tc>
          <w:tcPr>
            <w:tcW w:type="dxa" w:w="2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15% monthly churn</w:t>
            </w:r>
          </w:p>
        </w:tc>
        <w:tc>
          <w:tcPr>
            <w:tcW w:type="dxa" w:w="67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$2K → ~$3,100 at month 12 (near flat, equilibrium ~$3.3K)</w:t>
            </w:r>
          </w:p>
        </w:tc>
      </w:tr>
      <w:tr>
        <w:tc>
          <w:tcPr>
            <w:tcW w:type="dxa" w:w="26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20% monthly churn</w:t>
            </w:r>
          </w:p>
        </w:tc>
        <w:tc>
          <w:tcPr>
            <w:tcW w:type="dxa" w:w="67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$2K → ~$2,500 at month 12 (effectively stalled)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D7377" w:sz="16"/>
              <w:bottom w:val="none"/>
              <w:right w:val="none"/>
            </w:tcBorders>
            <w:shd w:fill="F4F6F9" w:val="clear"/>
            <w:tcMar>
              <w:top w:type="dxa" w:w="120"/>
              <w:left w:type="dxa" w:w="200"/>
              <w:bottom w:type="dxa" w:w="120"/>
              <w:right w:type="dxa" w:w="200"/>
            </w:tcMar>
          </w:tcPr>
          <w:p>
            <w:r>
              <w:rPr>
                <w:rFonts w:ascii="Arial" w:cs="Arial" w:eastAsia="Arial" w:hAnsi="Arial"/>
                <w:i/>
                <w:iCs/>
                <w:color w:val="1B2A4A"/>
                <w:sz w:val="20"/>
                <w:szCs w:val="20"/>
              </w:rPr>
              <w:t xml:space="preserve">The Compounding Imperative: The entire factory model depends on sub-5% monthly churn. Niche specificity is the #1 churn reducer — users who chose your specific tool have no close alternative. Strong Week-1 activation reduces churn by 60–70%. Data and integration lock-in makes switching costly.</w:t>
            </w:r>
          </w:p>
        </w:tc>
      </w:tr>
    </w:tbl>
    <w:p>
      <w:r>
        <w:br w:type="page"/>
      </w:r>
    </w:p>
    <w:p>
      <w:pPr>
        <w:pStyle w:val="Heading1"/>
        <w:pBdr>
          <w:bottom w:val="single" w:color="0D7377" w:sz="8" w:space="1"/>
        </w:pBdr>
        <w:shd w:fill="1B2A4A" w:val="clear"/>
        <w:spacing w:after="240" w:before="360"/>
        <w:ind w:left="160"/>
      </w:pPr>
      <w:r>
        <w:rPr>
          <w:rFonts w:ascii="Arial" w:cs="Arial" w:eastAsia="Arial" w:hAnsi="Arial"/>
          <w:b/>
          <w:bCs/>
          <w:color w:val="FFFFFF"/>
          <w:sz w:val="32"/>
          <w:szCs w:val="32"/>
        </w:rPr>
        <w:t xml:space="preserve">10  FINANCIAL PROJECTIONS</w:t>
      </w:r>
    </w:p>
    <w:p>
      <w:pPr>
        <w:pStyle w:val="Heading2"/>
        <w:pBdr>
          <w:bottom w:val="single" w:color="0D7377" w:sz="4" w:space="1"/>
        </w:pBdr>
        <w:spacing w:after="120" w:before="280"/>
      </w:pPr>
      <w:r>
        <w:rPr>
          <w:rFonts w:ascii="Arial" w:cs="Arial" w:eastAsia="Arial" w:hAnsi="Arial"/>
          <w:b/>
          <w:bCs/>
          <w:color w:val="1B2A4A"/>
          <w:sz w:val="26"/>
          <w:szCs w:val="26"/>
        </w:rPr>
        <w:t xml:space="preserve">Year 1 Cost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516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4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Maryland LLC formation (one-time)</w:t>
            </w:r>
          </w:p>
        </w:tc>
        <w:tc>
          <w:tcPr>
            <w:tcW w:type="dxa" w:w="51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del w:id="1000" w:author="Claude" w:date="2026-04-15T00:00:00Z">
              <w:r>
                <w:rPr>
                  <w:rFonts w:ascii="Arial" w:cs="Arial" w:eastAsia="Arial" w:hAnsi="Arial"/>
                  <w:color w:val="1A1A2E"/>
                  <w:sz w:val="19"/>
                  <w:szCs w:val="19"/>
                </w:rPr>
                <w:delText xml:space="preserve">$150</w:delText>
              </w:r>
            </w:del>
            <w:ins w:id="1001" w:author="Claude" w:date="2026-04-15T00:00:00Z">
              <w:r>
                <w:rPr>
                  <w:rFonts w:ascii="Arial" w:cs="Arial" w:eastAsia="Arial" w:hAnsi="Arial"/>
                  <w:color w:val="1A1A2E"/>
                  <w:sz w:val="19"/>
                  <w:szCs w:val="19"/>
                </w:rPr>
                <w:t xml:space="preserve">$100</w:t>
              </w:r>
            </w:ins>
          </w:p>
        </w:tc>
      </w:tr>
      <w:tr>
        <w:tc>
          <w:tcPr>
            <w:tcW w:type="dxa" w:w="42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Maryland LLC Annual Report</w:t>
            </w:r>
          </w:p>
        </w:tc>
        <w:tc>
          <w:tcPr>
            <w:tcW w:type="dxa" w:w="51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del w:id="1010" w:author="Claude" w:date="2026-04-15T00:00:00Z">
              <w:r>
                <w:rPr>
                  <w:rFonts w:ascii="Arial" w:cs="Arial" w:eastAsia="Arial" w:hAnsi="Arial"/>
                  <w:color w:val="1A1A2E"/>
                  <w:sz w:val="19"/>
                  <w:szCs w:val="19"/>
                </w:rPr>
                <w:delText xml:space="preserve">$300/year</w:delText>
              </w:r>
            </w:del>
            <w:ins w:id="1011" w:author="Claude" w:date="2026-04-15T00:00:00Z">
              <w:r>
                <w:rPr>
                  <w:rFonts w:ascii="Arial" w:cs="Arial" w:eastAsia="Arial" w:hAnsi="Arial"/>
                  <w:color w:val="1A1A2E"/>
                  <w:sz w:val="19"/>
                  <w:szCs w:val="19"/>
                </w:rPr>
                <w:t xml:space="preserve">$0/year if filed online via Maryland Business Express by April 15; $300/year if filed by paper</w:t>
              </w:r>
            </w:ins>
          </w:p>
        </w:tc>
      </w:tr>
      <w:tr>
        <w:tc>
          <w:tcPr>
            <w:tcW w:type="dxa" w:w="4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ChatGPT Plus / Codex (12 × $20)</w:t>
            </w:r>
          </w:p>
        </w:tc>
        <w:tc>
          <w:tcPr>
            <w:tcW w:type="dxa" w:w="51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$240/year</w:t>
            </w:r>
          </w:p>
        </w:tc>
      </w:tr>
      <w:tr>
        <w:tc>
          <w:tcPr>
            <w:tcW w:type="dxa" w:w="42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Cloud Domains (4 products × ~$13)</w:t>
            </w:r>
          </w:p>
        </w:tc>
        <w:tc>
          <w:tcPr>
            <w:tcW w:type="dxa" w:w="51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$52/year</w:t>
            </w:r>
          </w:p>
        </w:tc>
      </w:tr>
      <w:tr>
        <w:tc>
          <w:tcPr>
            <w:tcW w:type="dxa" w:w="4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Cloud DNS (4 zones × $0.20 × 12 months)</w:t>
            </w:r>
          </w:p>
        </w:tc>
        <w:tc>
          <w:tcPr>
            <w:tcW w:type="dxa" w:w="51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$9.60/year</w:t>
            </w:r>
          </w:p>
        </w:tc>
      </w:tr>
      <w:tr>
        <w:tc>
          <w:tcPr>
            <w:tcW w:type="dxa" w:w="42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GCP infrastructure (free-tier usage)</w:t>
            </w:r>
          </w:p>
        </w:tc>
        <w:tc>
          <w:tcPr>
            <w:tcW w:type="dxa" w:w="51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$0</w:t>
            </w:r>
          </w:p>
        </w:tc>
      </w:tr>
      <w:tr>
        <w:tc>
          <w:tcPr>
            <w:tcW w:type="dxa" w:w="4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Gemini API after $300 trial (if products use AI)</w:t>
            </w:r>
          </w:p>
        </w:tc>
        <w:tc>
          <w:tcPr>
            <w:tcW w:type="dxa" w:w="51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$0–$300/year</w:t>
            </w:r>
          </w:p>
        </w:tc>
      </w:tr>
      <w:tr>
        <w:tc>
          <w:tcPr>
            <w:tcW w:type="dxa" w:w="42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TOTAL YEAR 1 RANGE</w:t>
            </w:r>
          </w:p>
        </w:tc>
        <w:tc>
          <w:tcPr>
            <w:tcW w:type="dxa" w:w="51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del w:id="1020" w:author="Claude" w:date="2026-04-15T00:00:00Z">
              <w:r>
                <w:rPr>
                  <w:rFonts w:ascii="Arial" w:cs="Arial" w:eastAsia="Arial" w:hAnsi="Arial"/>
                  <w:color w:val="1A1A2E"/>
                  <w:sz w:val="19"/>
                  <w:szCs w:val="19"/>
                </w:rPr>
                <w:delText xml:space="preserve">$752 – $1,052</w:delText>
              </w:r>
            </w:del>
            <w:ins w:id="1021" w:author="Claude" w:date="2026-04-15T00:00:00Z">
              <w:r>
                <w:rPr>
                  <w:rFonts w:ascii="Arial" w:cs="Arial" w:eastAsia="Arial" w:hAnsi="Arial"/>
                  <w:color w:val="1A1A2E"/>
                  <w:sz w:val="19"/>
                  <w:szCs w:val="19"/>
                </w:rPr>
                <w:t xml:space="preserve">$402 – $702</w:t>
              </w:r>
            </w:ins>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D7377" w:sz="16"/>
              <w:bottom w:val="none"/>
              <w:right w:val="none"/>
            </w:tcBorders>
            <w:shd w:fill="F4F6F9" w:val="clear"/>
            <w:tcMar>
              <w:top w:type="dxa" w:w="120"/>
              <w:left w:type="dxa" w:w="200"/>
              <w:bottom w:type="dxa" w:w="120"/>
              <w:right w:type="dxa" w:w="200"/>
            </w:tcMar>
          </w:tcPr>
          <w:p>
            <w:del w:id="1050" w:author="Claude" w:date="2026-04-15T00:00:00Z">
              <w:r>
                <w:rPr>
                  <w:rFonts w:ascii="Arial" w:cs="Arial" w:eastAsia="Arial" w:hAnsi="Arial"/>
                  <w:i/>
                  <w:iCs/>
                  <w:color w:val="1B2A4A"/>
                  <w:sz w:val="20"/>
                  <w:szCs w:val="20"/>
                </w:rPr>
                <w:delText xml:space="preserve">Credit Offset: $300 GCP trial covers Gemini prototyping. $1,000 Gen App Builder credit covers Vertex AI Search if you build qualifying products. Net out-of-pocket Year 1 can be as low as $452 with strategic credit deployment.</w:delText>
              </w:r>
            </w:del>
            <w:ins w:id="1051" w:author="Claude" w:date="2026-04-15T00:00:00Z">
              <w:r>
                <w:rPr>
                  <w:rFonts w:ascii="Arial" w:cs="Arial" w:eastAsia="Arial" w:hAnsi="Arial"/>
                  <w:i/>
                  <w:iCs/>
                  <w:color w:val="1B2A4A"/>
                  <w:sz w:val="20"/>
                  <w:szCs w:val="20"/>
                </w:rPr>
                <w:t xml:space="preserve">Credit Offset: $300 GCP trial covers Gemini prototyping. $1,000 Gen App Builder credit covers Vertex AI Search if you build qualifying products (plus the standard 10,000 free queries/month from the Vertex AI Search free tier). Net out-of-pocket Year 1 can be as low as $402 with strategic credit deployment and online MD Annual Report filing.</w:t>
              </w:r>
            </w:ins>
          </w:p>
        </w:tc>
      </w:tr>
    </w:tbl>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Monthly Infrastructure at Scale (8 Products, ~500 Users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516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r>
      <w:tr>
        <w:tc>
          <w:tcPr>
            <w:tcW w:type="dxa" w:w="4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Cloud Run (may exceed free tier at scale)</w:t>
            </w:r>
          </w:p>
        </w:tc>
        <w:tc>
          <w:tcPr>
            <w:tcW w:type="dxa" w:w="51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$5–$20</w:t>
            </w:r>
          </w:p>
        </w:tc>
      </w:tr>
      <w:tr>
        <w:tc>
          <w:tcPr>
            <w:tcW w:type="dxa" w:w="42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Firestore (likely still within free tier)</w:t>
            </w:r>
          </w:p>
        </w:tc>
        <w:tc>
          <w:tcPr>
            <w:tcW w:type="dxa" w:w="51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$0</w:t>
            </w:r>
          </w:p>
        </w:tc>
      </w:tr>
      <w:tr>
        <w:tc>
          <w:tcPr>
            <w:tcW w:type="dxa" w:w="4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Cloud DNS (8 zones × $0.20)</w:t>
            </w:r>
          </w:p>
        </w:tc>
        <w:tc>
          <w:tcPr>
            <w:tcW w:type="dxa" w:w="51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$1.60</w:t>
            </w:r>
          </w:p>
        </w:tc>
      </w:tr>
      <w:tr>
        <w:tc>
          <w:tcPr>
            <w:tcW w:type="dxa" w:w="42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Cloud Storage</w:t>
            </w:r>
          </w:p>
        </w:tc>
        <w:tc>
          <w:tcPr>
            <w:tcW w:type="dxa" w:w="51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$0</w:t>
            </w:r>
          </w:p>
        </w:tc>
      </w:tr>
      <w:tr>
        <w:tc>
          <w:tcPr>
            <w:tcW w:type="dxa" w:w="4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Stripe (per-transaction, varies by revenue)</w:t>
            </w:r>
          </w:p>
        </w:tc>
        <w:tc>
          <w:tcPr>
            <w:tcW w:type="dxa" w:w="51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2.9% + $0.30/txn</w:t>
            </w:r>
          </w:p>
        </w:tc>
      </w:tr>
      <w:tr>
        <w:tc>
          <w:tcPr>
            <w:tcW w:type="dxa" w:w="42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Resend (may need Pro at volume)</w:t>
            </w:r>
          </w:p>
        </w:tc>
        <w:tc>
          <w:tcPr>
            <w:tcW w:type="dxa" w:w="51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$0–$20</w:t>
            </w:r>
          </w:p>
        </w:tc>
      </w:tr>
      <w:tr>
        <w:tc>
          <w:tcPr>
            <w:tcW w:type="dxa" w:w="4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Gemini API (for AI-powered products)</w:t>
            </w:r>
          </w:p>
        </w:tc>
        <w:tc>
          <w:tcPr>
            <w:tcW w:type="dxa" w:w="51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$10–$50</w:t>
            </w:r>
          </w:p>
        </w:tc>
      </w:tr>
      <w:tr>
        <w:tc>
          <w:tcPr>
            <w:tcW w:type="dxa" w:w="42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ESTIMATED MONTHLY RANGE</w:t>
            </w:r>
          </w:p>
        </w:tc>
        <w:tc>
          <w:tcPr>
            <w:tcW w:type="dxa" w:w="51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$17–$92</w:t>
            </w:r>
          </w:p>
        </w:tc>
      </w:tr>
    </w:tbl>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MRR Scenario Projections</w:t>
      </w:r>
    </w:p>
    <w:p>
      <w:pPr>
        <w:pStyle w:val="Heading3"/>
        <w:spacing w:after="80" w:before="200"/>
      </w:pPr>
      <w:r>
        <w:rPr>
          <w:rFonts w:ascii="Arial" w:cs="Arial" w:eastAsia="Arial" w:hAnsi="Arial"/>
          <w:b/>
          <w:bCs/>
          <w:color w:val="0D7377"/>
          <w:sz w:val="22"/>
          <w:szCs w:val="22"/>
        </w:rPr>
        <w:t xml:space="preserve">Conservative Scenario (Most First-Time Builders)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676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Projection</w:t>
            </w:r>
          </w:p>
        </w:tc>
      </w:tr>
      <w:tr>
        <w:tc>
          <w:tcPr>
            <w:tcW w:type="dxa" w:w="2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Product 1</w:t>
            </w:r>
          </w:p>
        </w:tc>
        <w:tc>
          <w:tcPr>
            <w:tcW w:type="dxa" w:w="67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Reaches $800 MRR by month 3, stabilizes at $1,200 MRR by month 6</w:t>
            </w:r>
          </w:p>
        </w:tc>
      </w:tr>
      <w:tr>
        <w:tc>
          <w:tcPr>
            <w:tcW w:type="dxa" w:w="26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Product 2 (launched month 4)</w:t>
            </w:r>
          </w:p>
        </w:tc>
        <w:tc>
          <w:tcPr>
            <w:tcW w:type="dxa" w:w="67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Reaches $600 MRR by month 7</w:t>
            </w:r>
          </w:p>
        </w:tc>
      </w:tr>
      <w:tr>
        <w:tc>
          <w:tcPr>
            <w:tcW w:type="dxa" w:w="2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Product 3 (launched month 7)</w:t>
            </w:r>
          </w:p>
        </w:tc>
        <w:tc>
          <w:tcPr>
            <w:tcW w:type="dxa" w:w="67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Reaches $400 MRR by month 10</w:t>
            </w:r>
          </w:p>
        </w:tc>
      </w:tr>
      <w:tr>
        <w:tc>
          <w:tcPr>
            <w:tcW w:type="dxa" w:w="26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Month 12 Total</w:t>
            </w:r>
          </w:p>
        </w:tc>
        <w:tc>
          <w:tcPr>
            <w:tcW w:type="dxa" w:w="67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~$2,000–$2,500 MRR ($24K–$30K/year)</w:t>
            </w:r>
          </w:p>
        </w:tc>
      </w:tr>
    </w:tbl>
    <w:p>
      <w:pPr>
        <w:spacing w:after="120" w:before="0"/>
      </w:pPr>
    </w:p>
    <w:p>
      <w:pPr>
        <w:pStyle w:val="Heading3"/>
        <w:spacing w:after="80" w:before="200"/>
      </w:pPr>
      <w:r>
        <w:rPr>
          <w:rFonts w:ascii="Arial" w:cs="Arial" w:eastAsia="Arial" w:hAnsi="Arial"/>
          <w:b/>
          <w:bCs/>
          <w:color w:val="0D7377"/>
          <w:sz w:val="22"/>
          <w:szCs w:val="22"/>
        </w:rPr>
        <w:t xml:space="preserve">Moderate Scenario (Validated Niches + Strong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676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Projection</w:t>
            </w:r>
          </w:p>
        </w:tc>
      </w:tr>
      <w:tr>
        <w:tc>
          <w:tcPr>
            <w:tcW w:type="dxa" w:w="2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Product 1</w:t>
            </w:r>
          </w:p>
        </w:tc>
        <w:tc>
          <w:tcPr>
            <w:tcW w:type="dxa" w:w="67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Reaches $2,500 MRR by month 4, stabilizes at $3,500 by month 8</w:t>
            </w:r>
          </w:p>
        </w:tc>
      </w:tr>
      <w:tr>
        <w:tc>
          <w:tcPr>
            <w:tcW w:type="dxa" w:w="26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Product 2 (launched month 5)</w:t>
            </w:r>
          </w:p>
        </w:tc>
        <w:tc>
          <w:tcPr>
            <w:tcW w:type="dxa" w:w="67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Reaches $1,800 MRR by month 7</w:t>
            </w:r>
          </w:p>
        </w:tc>
      </w:tr>
      <w:tr>
        <w:tc>
          <w:tcPr>
            <w:tcW w:type="dxa" w:w="2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Product 3 (launched month 8)</w:t>
            </w:r>
          </w:p>
        </w:tc>
        <w:tc>
          <w:tcPr>
            <w:tcW w:type="dxa" w:w="67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Reaches $1,200 MRR by month 10</w:t>
            </w:r>
          </w:p>
        </w:tc>
      </w:tr>
      <w:tr>
        <w:tc>
          <w:tcPr>
            <w:tcW w:type="dxa" w:w="26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Product 4 (launched month 10)</w:t>
            </w:r>
          </w:p>
        </w:tc>
        <w:tc>
          <w:tcPr>
            <w:tcW w:type="dxa" w:w="67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Reaches $800 MRR by month 12</w:t>
            </w:r>
          </w:p>
        </w:tc>
      </w:tr>
      <w:tr>
        <w:tc>
          <w:tcPr>
            <w:tcW w:type="dxa" w:w="2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Month 12 Total</w:t>
            </w:r>
          </w:p>
        </w:tc>
        <w:tc>
          <w:tcPr>
            <w:tcW w:type="dxa" w:w="67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~$7,000–$9,000 MRR ($84K–$108K/year)</w:t>
            </w:r>
          </w:p>
        </w:tc>
      </w:tr>
    </w:tbl>
    <w:p>
      <w:pPr>
        <w:spacing w:after="120" w:before="0"/>
      </w:pPr>
    </w:p>
    <w:p>
      <w:pPr>
        <w:pStyle w:val="Heading3"/>
        <w:spacing w:after="80" w:before="200"/>
      </w:pPr>
      <w:r>
        <w:rPr>
          <w:rFonts w:ascii="Arial" w:cs="Arial" w:eastAsia="Arial" w:hAnsi="Arial"/>
          <w:b/>
          <w:bCs/>
          <w:color w:val="0D7377"/>
          <w:sz w:val="22"/>
          <w:szCs w:val="22"/>
        </w:rPr>
        <w:t xml:space="preserve">Optimistic Scenario (Deep Vertical Expertise + Strong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76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Projection</w:t>
            </w:r>
          </w:p>
        </w:tc>
      </w:tr>
      <w:tr>
        <w:tc>
          <w:tcPr>
            <w:tcW w:type="dxa" w:w="2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Breakout Tool</w:t>
            </w:r>
          </w:p>
        </w:tc>
        <w:tc>
          <w:tcPr>
            <w:tcW w:type="dxa" w:w="67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Reaches $5K–$15K MRR within 6 months, continues to $8K–$16K by month 12</w:t>
            </w:r>
          </w:p>
        </w:tc>
      </w:tr>
      <w:tr>
        <w:tc>
          <w:tcPr>
            <w:tcW w:type="dxa" w:w="26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Supporting Portfolio</w:t>
            </w:r>
          </w:p>
        </w:tc>
        <w:tc>
          <w:tcPr>
            <w:tcW w:type="dxa" w:w="67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Stable base of $2K–$4K MRR combined</w:t>
            </w:r>
          </w:p>
        </w:tc>
      </w:tr>
      <w:tr>
        <w:tc>
          <w:tcPr>
            <w:tcW w:type="dxa" w:w="2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Month 12 Total</w:t>
            </w:r>
          </w:p>
        </w:tc>
        <w:tc>
          <w:tcPr>
            <w:tcW w:type="dxa" w:w="67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~$10,000–$20,000 MRR ($120K–$240K/year)</w:t>
            </w:r>
          </w:p>
        </w:tc>
      </w:tr>
    </w:tbl>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Factors That Determine Your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536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4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Deep domain expertise in niche</w:t>
            </w:r>
          </w:p>
        </w:tc>
        <w:tc>
          <w:tcPr>
            <w:tcW w:type="dxa" w:w="53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Moves toward OPTIMISTIC — your industrial automation background is a direct accelerator</w:t>
            </w:r>
          </w:p>
        </w:tc>
      </w:tr>
      <w:tr>
        <w:tc>
          <w:tcPr>
            <w:tcW w:type="dxa" w:w="40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Vertical market with high WTP</w:t>
            </w:r>
          </w:p>
        </w:tc>
        <w:tc>
          <w:tcPr>
            <w:tcW w:type="dxa" w:w="53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Moves toward OPTIMISTIC — pharma, energy, and industrial tools command premium pricing</w:t>
            </w:r>
          </w:p>
        </w:tc>
      </w:tr>
      <w:tr>
        <w:tc>
          <w:tcPr>
            <w:tcW w:type="dxa" w:w="4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Strong integration with high-traffic platforms</w:t>
            </w:r>
          </w:p>
        </w:tc>
        <w:tc>
          <w:tcPr>
            <w:tcW w:type="dxa" w:w="53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Moves toward OPTIMISTIC — Shopify, Notion, SAP integrations compound organically</w:t>
            </w:r>
          </w:p>
        </w:tc>
      </w:tr>
      <w:tr>
        <w:tc>
          <w:tcPr>
            <w:tcW w:type="dxa" w:w="40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Annual billing adoption above 25%</w:t>
            </w:r>
          </w:p>
        </w:tc>
        <w:tc>
          <w:tcPr>
            <w:tcW w:type="dxa" w:w="53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Moves toward OPTIMISTIC — dramatically reduces churn, improves cash flow</w:t>
            </w:r>
          </w:p>
        </w:tc>
      </w:tr>
      <w:tr>
        <w:tc>
          <w:tcPr>
            <w:tcW w:type="dxa" w:w="4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Consumer market, low WTP</w:t>
            </w:r>
          </w:p>
        </w:tc>
        <w:tc>
          <w:tcPr>
            <w:tcW w:type="dxa" w:w="53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Moves toward CONSERVATIVE</w:t>
            </w:r>
          </w:p>
        </w:tc>
      </w:tr>
      <w:tr>
        <w:tc>
          <w:tcPr>
            <w:tcW w:type="dxa" w:w="40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No validation before building</w:t>
            </w:r>
          </w:p>
        </w:tc>
        <w:tc>
          <w:tcPr>
            <w:tcW w:type="dxa" w:w="53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Moves toward CONSERVATIVE or failure</w:t>
            </w:r>
          </w:p>
        </w:tc>
      </w:tr>
      <w:tr>
        <w:tc>
          <w:tcPr>
            <w:tcW w:type="dxa" w:w="4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Starting product #2 before #1 is stable</w:t>
            </w:r>
          </w:p>
        </w:tc>
        <w:tc>
          <w:tcPr>
            <w:tcW w:type="dxa" w:w="53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Moves toward CONSERVATIVE — spreads attention, increases churn on both products</w:t>
            </w:r>
          </w:p>
        </w:tc>
      </w:tr>
    </w:tbl>
    <w:p>
      <w:r>
        <w:br w:type="page"/>
      </w:r>
    </w:p>
    <w:p>
      <w:pPr>
        <w:pStyle w:val="Heading1"/>
        <w:pBdr>
          <w:bottom w:val="single" w:color="0D7377" w:sz="8" w:space="1"/>
        </w:pBdr>
        <w:shd w:fill="1B2A4A" w:val="clear"/>
        <w:spacing w:after="240" w:before="360"/>
        <w:ind w:left="160"/>
      </w:pPr>
      <w:r>
        <w:rPr>
          <w:rFonts w:ascii="Arial" w:cs="Arial" w:eastAsia="Arial" w:hAnsi="Arial"/>
          <w:b/>
          <w:bCs/>
          <w:color w:val="FFFFFF"/>
          <w:sz w:val="32"/>
          <w:szCs w:val="32"/>
        </w:rPr>
        <w:t xml:space="preserve">11  90-DAY SPRINT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D7377" w:sz="16"/>
              <w:bottom w:val="none"/>
              <w:right w:val="none"/>
            </w:tcBorders>
            <w:shd w:fill="F4F6F9" w:val="clear"/>
            <w:tcMar>
              <w:top w:type="dxa" w:w="120"/>
              <w:left w:type="dxa" w:w="200"/>
              <w:bottom w:type="dxa" w:w="120"/>
              <w:right w:type="dxa" w:w="200"/>
            </w:tcMar>
          </w:tcPr>
          <w:p>
            <w:r>
              <w:rPr>
                <w:rFonts w:ascii="Arial" w:cs="Arial" w:eastAsia="Arial" w:hAnsi="Arial"/>
                <w:i/>
                <w:iCs/>
                <w:color w:val="1B2A4A"/>
                <w:sz w:val="20"/>
                <w:szCs w:val="20"/>
              </w:rPr>
              <w:t xml:space="preserve">Adapted for your reality: Hood College coursework, gig work schedule, and QC+AI Studio maintenance. These timelines assume 15–20 focused hours per week on Micro-SaaS Factory activities. If you can allocate more, compress the timelines proportionally.</w:t>
            </w:r>
          </w:p>
        </w:tc>
      </w:tr>
    </w:tbl>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Weeks 1–2: Research &amp; Validate (ZERO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796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1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Days 1–3</w:t>
            </w:r>
          </w:p>
        </w:tc>
        <w:tc>
          <w:tcPr>
            <w:tcW w:type="dxa" w:w="79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Mine Reddit, Indie Hackers, G2 1-star reviews across 3 industry verticals you know well (industrial automation, pharma, energy). List 10 candidate problems. Score each: complaint frequency, pain specificity, ability to charge $20+/month, competition count in 4–12 range.</w:t>
            </w:r>
          </w:p>
        </w:tc>
      </w:tr>
      <w:tr>
        <w:tc>
          <w:tcPr>
            <w:tcW w:type="dxa" w:w="1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Days 4–5</w:t>
            </w:r>
          </w:p>
        </w:tc>
        <w:tc>
          <w:tcPr>
            <w:tcW w:type="dxa" w:w="79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Apply the competition filter. Eliminate ideas with 0–3 or 13+ competitors unless compelling differentiation exists. Eliminate ideas where top 3 competitors are VC-funded.</w:t>
            </w:r>
          </w:p>
        </w:tc>
      </w:tr>
      <w:tr>
        <w:tc>
          <w:tcPr>
            <w:tcW w:type="dxa" w:w="1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Days 6–7</w:t>
            </w:r>
          </w:p>
        </w:tc>
        <w:tc>
          <w:tcPr>
            <w:tcW w:type="dxa" w:w="79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Write the one-page spec for your top idea. Who is the exact user (job title, company size, usage frequency), what are the three core V1 features, what is explicitly EXCLUDED from V1, what does 'done' look like.</w:t>
            </w:r>
          </w:p>
        </w:tc>
      </w:tr>
      <w:tr>
        <w:tc>
          <w:tcPr>
            <w:tcW w:type="dxa" w:w="1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Days 8–14</w:t>
            </w:r>
          </w:p>
        </w:tc>
        <w:tc>
          <w:tcPr>
            <w:tcW w:type="dxa" w:w="79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Validation sprint. DM 10 specific target users on LinkedIn. Describe the tool in one sentence. Ask if they'd pay $19/month. Need 3+ enthusiastic yes responses. If &lt;3: go back to Day 1 with a new idea. If 3+: proceed.</w:t>
            </w:r>
          </w:p>
        </w:tc>
      </w:tr>
    </w:tbl>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Weeks 3–4: Build V1 with Codex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796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1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Day 15</w:t>
            </w:r>
          </w:p>
        </w:tc>
        <w:tc>
          <w:tcPr>
            <w:tcW w:type="dxa" w:w="79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Feed one-page spec to Codex. Get milestone plan. Review and approve architecture before any code is written.</w:t>
            </w:r>
          </w:p>
        </w:tc>
      </w:tr>
      <w:tr>
        <w:tc>
          <w:tcPr>
            <w:tcW w:type="dxa" w:w="1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Days 16–17</w:t>
            </w:r>
          </w:p>
        </w:tc>
        <w:tc>
          <w:tcPr>
            <w:tcW w:type="dxa" w:w="79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Queue parallel tasks: Firebase Auth setup, core feature(s), Stripe Checkout integration, Next.js frontend, automated tests. Review each PR as it completes. Auth and payments: line-by-line review, no exceptions.</w:t>
            </w:r>
          </w:p>
        </w:tc>
      </w:tr>
      <w:tr>
        <w:tc>
          <w:tcPr>
            <w:tcW w:type="dxa" w:w="1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Days 18–19</w:t>
            </w:r>
          </w:p>
        </w:tc>
        <w:tc>
          <w:tcPr>
            <w:tcW w:type="dxa" w:w="79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Core functionality end-to-end. Deploy to staging URL on Cloud Run (--tag staging).</w:t>
            </w:r>
          </w:p>
        </w:tc>
      </w:tr>
      <w:tr>
        <w:tc>
          <w:tcPr>
            <w:tcW w:type="dxa" w:w="1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Days 20–21</w:t>
            </w:r>
          </w:p>
        </w:tc>
        <w:tc>
          <w:tcPr>
            <w:tcW w:type="dxa" w:w="79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Invite 5 beta users from validation DM responses. Watch them use the product. Note every moment of confusion or failure without helping them.</w:t>
            </w:r>
          </w:p>
        </w:tc>
      </w:tr>
      <w:tr>
        <w:tc>
          <w:tcPr>
            <w:tcW w:type="dxa" w:w="1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Days 22–24</w:t>
            </w:r>
          </w:p>
        </w:tc>
        <w:tc>
          <w:tcPr>
            <w:tcW w:type="dxa" w:w="79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Bug fixes and onboarding improvements from beta feedback (Codex tasks). Fix top 3 friction points identified in beta.</w:t>
            </w:r>
          </w:p>
        </w:tc>
      </w:tr>
      <w:tr>
        <w:tc>
          <w:tcPr>
            <w:tcW w:type="dxa" w:w="1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Days 25–28</w:t>
            </w:r>
          </w:p>
        </w:tc>
        <w:tc>
          <w:tcPr>
            <w:tcW w:type="dxa" w:w="79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Stripe subscription live and tested. Final QA pass. Cloud Domain configured. Onboarding email Day 0 live. Launch-ready.</w:t>
            </w:r>
          </w:p>
        </w:tc>
      </w:tr>
    </w:tbl>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Weeks 5–6: Launch &amp; Initial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796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1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Days 29–35</w:t>
            </w:r>
          </w:p>
        </w:tc>
        <w:tc>
          <w:tcPr>
            <w:tcW w:type="dxa" w:w="79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Community seeding phase. Post in 2–3 relevant communities where your target user asks questions about your problem. If not already participating: contribute genuinely for this full week before mentioning the tool.</w:t>
            </w:r>
          </w:p>
        </w:tc>
      </w:tr>
      <w:tr>
        <w:tc>
          <w:tcPr>
            <w:tcW w:type="dxa" w:w="1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Day 36</w:t>
            </w:r>
          </w:p>
        </w:tc>
        <w:tc>
          <w:tcPr>
            <w:tcW w:type="dxa" w:w="79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Finalize ProductHunt launch page. Schedule launch for 1 week out (Day 43). Warm up network: post on LinkedIn and Indie Hackers about what you're building.</w:t>
            </w:r>
          </w:p>
        </w:tc>
      </w:tr>
      <w:tr>
        <w:tc>
          <w:tcPr>
            <w:tcW w:type="dxa" w:w="1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Days 37–42</w:t>
            </w:r>
          </w:p>
        </w:tc>
        <w:tc>
          <w:tcPr>
            <w:tcW w:type="dxa" w:w="79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Gather first 3–5 real paying customers from community outreach. Even 3 paying customers generate the social proof needed for the ProductHunt launch. Get testimonials in writing.</w:t>
            </w:r>
          </w:p>
        </w:tc>
      </w:tr>
      <w:tr>
        <w:tc>
          <w:tcPr>
            <w:tcW w:type="dxa" w:w="1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Day 43</w:t>
            </w:r>
          </w:p>
        </w:tc>
        <w:tc>
          <w:tcPr>
            <w:tcW w:type="dxa" w:w="79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ProductHunt launch day. Respond to every single comment. Be in PH communities throughout the day. Target top 5 of the day for newsletter pickup.</w:t>
            </w:r>
          </w:p>
        </w:tc>
      </w:tr>
    </w:tbl>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Weeks 7–12: Stabilize &amp; Gate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796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Activity</w:t>
            </w:r>
          </w:p>
        </w:tc>
      </w:tr>
      <w:tr>
        <w:tc>
          <w:tcPr>
            <w:tcW w:type="dxa" w:w="1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Week 7–8</w:t>
            </w:r>
          </w:p>
        </w:tc>
        <w:tc>
          <w:tcPr>
            <w:tcW w:type="dxa" w:w="79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Fix the top friction points from PH feedback. Process every piece of feedback as a Codex task. This is the 'ugly truth' week — users tell you what doesn't work.</w:t>
            </w:r>
          </w:p>
        </w:tc>
      </w:tr>
      <w:tr>
        <w:tc>
          <w:tcPr>
            <w:tcW w:type="dxa" w:w="1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Week 9</w:t>
            </w:r>
          </w:p>
        </w:tc>
        <w:tc>
          <w:tcPr>
            <w:tcW w:type="dxa" w:w="79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Build complete automated onboarding sequence (Day 0, 1, 3, 7, 14 emails in Resend). Set up Stripe Customer Portal for self-serve billing. Create FAQ/knowledge base for top 5 support questions in Notion or GitBook.</w:t>
            </w:r>
          </w:p>
        </w:tc>
      </w:tr>
      <w:tr>
        <w:tc>
          <w:tcPr>
            <w:tcW w:type="dxa" w:w="1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Weeks 10–12</w:t>
            </w:r>
          </w:p>
        </w:tc>
        <w:tc>
          <w:tcPr>
            <w:tcW w:type="dxa" w:w="79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GATE CHECK before starting product #2 (ALL boxes must be checked)</w:t>
            </w:r>
          </w:p>
        </w:tc>
      </w:tr>
    </w:tbl>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Gate Check: All Must Pass Before Building Product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Gate Criterion</w:t>
            </w:r>
          </w:p>
        </w:tc>
        <w:tc>
          <w:tcPr>
            <w:tcW w:type="dxa" w:w="636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MRR &gt; $500</w:t>
            </w:r>
          </w:p>
        </w:tc>
        <w:tc>
          <w:tcPr>
            <w:tcW w:type="dxa" w:w="63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Minimum signal that the market is real and willing to pay</w:t>
            </w:r>
          </w:p>
        </w:tc>
      </w:tr>
      <w:tr>
        <w:tc>
          <w:tcPr>
            <w:tcW w:type="dxa" w:w="30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Monthly churn &lt; 8%</w:t>
            </w:r>
          </w:p>
        </w:tc>
        <w:tc>
          <w:tcPr>
            <w:tcW w:type="dxa" w:w="63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Product is retaining users — not in active decay</w:t>
            </w:r>
          </w:p>
        </w:tc>
      </w:tr>
      <w:tr>
        <w:tc>
          <w:tcPr>
            <w:tcW w:type="dxa" w:w="3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Support volume &lt; 3 hours/week</w:t>
            </w:r>
          </w:p>
        </w:tc>
        <w:tc>
          <w:tcPr>
            <w:tcW w:type="dxa" w:w="63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Approaching maintenance mode — not consuming all your attention</w:t>
            </w:r>
          </w:p>
        </w:tc>
      </w:tr>
      <w:tr>
        <w:tc>
          <w:tcPr>
            <w:tcW w:type="dxa" w:w="30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Onboarding sequence live</w:t>
            </w:r>
          </w:p>
        </w:tc>
        <w:tc>
          <w:tcPr>
            <w:tcW w:type="dxa" w:w="63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Automated nurture reducing manual activation work</w:t>
            </w:r>
          </w:p>
        </w:tc>
      </w:tr>
      <w:tr>
        <w:tc>
          <w:tcPr>
            <w:tcW w:type="dxa" w:w="3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No active P1 bugs</w:t>
            </w:r>
          </w:p>
        </w:tc>
        <w:tc>
          <w:tcPr>
            <w:tcW w:type="dxa" w:w="63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Core functionality working reliably — no production emergencies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D7377" w:sz="16"/>
              <w:bottom w:val="none"/>
              <w:right w:val="none"/>
            </w:tcBorders>
            <w:shd w:fill="FEF3F2" w:val="clear"/>
            <w:tcMar>
              <w:top w:type="dxa" w:w="120"/>
              <w:left w:type="dxa" w:w="200"/>
              <w:bottom w:type="dxa" w:w="120"/>
              <w:right w:type="dxa" w:w="200"/>
            </w:tcMar>
          </w:tcPr>
          <w:p>
            <w:r>
              <w:rPr>
                <w:rFonts w:ascii="Arial" w:cs="Arial" w:eastAsia="Arial" w:hAnsi="Arial"/>
                <w:i/>
                <w:iCs/>
                <w:color w:val="1B2A4A"/>
                <w:sz w:val="20"/>
                <w:szCs w:val="20"/>
              </w:rPr>
              <w:t xml:space="preserve">If ANY box is unchecked: stay on product #1 until it is. The factory model only works if each unit genuinely operates autonomously. Skipping this gate is the #1 predictor of portfolio-wide failure.</w:t>
            </w:r>
          </w:p>
        </w:tc>
      </w:tr>
    </w:tbl>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Month 3+: Factory Mode</w:t>
      </w:r>
    </w:p>
    <w:p>
      <w:pPr>
        <w:pStyle w:val="ListParagraph"/>
        <w:numPr>
          <w:ilvl w:val="0"/>
          <w:numId w:val="2"/>
        </w:numPr>
        <w:spacing w:after="40" w:before="40"/>
      </w:pPr>
      <w:r>
        <w:rPr>
          <w:rFonts w:ascii="Arial" w:cs="Arial" w:eastAsia="Arial" w:hAnsi="Arial"/>
          <w:color w:val="1A1A2E"/>
          <w:sz w:val="20"/>
          <w:szCs w:val="20"/>
        </w:rPr>
        <w:t xml:space="preserve">Repeat research → validate → build → launch → stabilize loop every 6–8 weeks (not every 2 weeks — that pace is aggressive for solo founders with other commitments)</w:t>
      </w:r>
    </w:p>
    <w:p>
      <w:pPr>
        <w:pStyle w:val="ListParagraph"/>
        <w:numPr>
          <w:ilvl w:val="0"/>
          <w:numId w:val="2"/>
        </w:numPr>
        <w:spacing w:after="40" w:before="40"/>
      </w:pPr>
      <w:r>
        <w:rPr>
          <w:rFonts w:ascii="Arial" w:cs="Arial" w:eastAsia="Arial" w:hAnsi="Arial"/>
          <w:color w:val="1A1A2E"/>
          <w:sz w:val="20"/>
          <w:szCs w:val="20"/>
        </w:rPr>
        <w:t xml:space="preserve">At 3+ tools in maintenance mode: 70% of time on new product R&amp;V/build/launch; 30% on portfolio optimization (pricing experiments, onboarding improvements, integration development)</w:t>
      </w:r>
    </w:p>
    <w:p>
      <w:pPr>
        <w:pStyle w:val="ListParagraph"/>
        <w:numPr>
          <w:ilvl w:val="0"/>
          <w:numId w:val="2"/>
        </w:numPr>
        <w:spacing w:after="40" w:before="40"/>
      </w:pPr>
      <w:r>
        <w:rPr>
          <w:rFonts w:ascii="Arial" w:cs="Arial" w:eastAsia="Arial" w:hAnsi="Arial"/>
          <w:color w:val="1A1A2E"/>
          <w:sz w:val="20"/>
          <w:szCs w:val="20"/>
        </w:rPr>
        <w:t xml:space="preserve">Consider acquisition path after month 6: you now understand your market deeply enough to recognize undervalued targets on Acquire.com. A $2,000 acquisition of an abandoned tool with 100 existing users can become $1,500/month MRR in 45 days with Codex modernization</w:t>
      </w:r>
    </w:p>
    <w:p>
      <w:r>
        <w:br w:type="page"/>
      </w:r>
    </w:p>
    <w:p>
      <w:pPr>
        <w:pStyle w:val="Heading1"/>
        <w:pBdr>
          <w:bottom w:val="single" w:color="0D7377" w:sz="8" w:space="1"/>
        </w:pBdr>
        <w:shd w:fill="1B2A4A" w:val="clear"/>
        <w:spacing w:after="240" w:before="360"/>
        <w:ind w:left="160"/>
      </w:pPr>
      <w:r>
        <w:rPr>
          <w:rFonts w:ascii="Arial" w:cs="Arial" w:eastAsia="Arial" w:hAnsi="Arial"/>
          <w:b/>
          <w:bCs/>
          <w:color w:val="FFFFFF"/>
          <w:sz w:val="32"/>
          <w:szCs w:val="32"/>
        </w:rPr>
        <w:t xml:space="preserve">12  TOOLS, RESOURCES &amp; REFERENCE STACK</w:t>
      </w:r>
    </w:p>
    <w:p>
      <w:pPr>
        <w:pStyle w:val="Heading2"/>
        <w:pBdr>
          <w:bottom w:val="single" w:color="0D7377" w:sz="4" w:space="1"/>
        </w:pBdr>
        <w:spacing w:after="120" w:before="280"/>
      </w:pPr>
      <w:r>
        <w:rPr>
          <w:rFonts w:ascii="Arial" w:cs="Arial" w:eastAsia="Arial" w:hAnsi="Arial"/>
          <w:b/>
          <w:bCs/>
          <w:color w:val="1B2A4A"/>
          <w:sz w:val="26"/>
          <w:szCs w:val="26"/>
        </w:rPr>
        <w:t xml:space="preserve">AI Development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16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OpenAI Codex (via ChatGPT Plus/Pro)</w:t>
            </w:r>
          </w:p>
        </w:tc>
        <w:tc>
          <w:tcPr>
            <w:tcW w:type="dxa" w:w="61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Primary AI coding agent — writes features, fixes bugs, proposes PRs. Billed to ChatGPT subscription.</w:t>
            </w:r>
          </w:p>
        </w:tc>
      </w:tr>
      <w:tr>
        <w:tc>
          <w:tcPr>
            <w:tcW w:type="dxa" w:w="32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Claude Code (Anthropic)</w:t>
            </w:r>
          </w:p>
        </w:tc>
        <w:tc>
          <w:tcPr>
            <w:tcW w:type="dxa" w:w="61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Alternative agentic coding tool — strong at code review and architecture analysis</w:t>
            </w:r>
          </w:p>
        </w:tc>
      </w:tr>
      <w:tr>
        <w:tc>
          <w:tcPr>
            <w:tcW w:type="dxa" w:w="3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Cursor IDE</w:t>
            </w:r>
          </w:p>
        </w:tc>
        <w:tc>
          <w:tcPr>
            <w:tcW w:type="dxa" w:w="61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AI-native VS Code fork — complements Codex for local development context</w:t>
            </w:r>
          </w:p>
        </w:tc>
      </w:tr>
      <w:tr>
        <w:tc>
          <w:tcPr>
            <w:tcW w:type="dxa" w:w="32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GitHub Copilot</w:t>
            </w:r>
          </w:p>
        </w:tc>
        <w:tc>
          <w:tcPr>
            <w:tcW w:type="dxa" w:w="61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Alternative inline completion for VS Code if preferred over Cursor</w:t>
            </w:r>
          </w:p>
        </w:tc>
      </w:tr>
    </w:tbl>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GCP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96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Cloud Run</w:t>
            </w:r>
          </w:p>
        </w:tc>
        <w:tc>
          <w:tcPr>
            <w:tcW w:type="dxa" w:w="69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Container hosting — primary compute layer for all products</w:t>
            </w:r>
          </w:p>
        </w:tc>
      </w:tr>
      <w:tr>
        <w:tc>
          <w:tcPr>
            <w:tcW w:type="dxa" w:w="2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Firestore</w:t>
            </w:r>
          </w:p>
        </w:tc>
        <w:tc>
          <w:tcPr>
            <w:tcW w:type="dxa" w:w="69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NoSQL database — default for new products</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Cloud SQL (PostgreSQL)</w:t>
            </w:r>
          </w:p>
        </w:tc>
        <w:tc>
          <w:tcPr>
            <w:tcW w:type="dxa" w:w="69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Relational database — for data-model-heavy products</w:t>
            </w:r>
          </w:p>
        </w:tc>
      </w:tr>
      <w:tr>
        <w:tc>
          <w:tcPr>
            <w:tcW w:type="dxa" w:w="2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Firebase Authentication</w:t>
            </w:r>
          </w:p>
        </w:tc>
        <w:tc>
          <w:tcPr>
            <w:tcW w:type="dxa" w:w="69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Auth layer — email/password + Google OAuth free</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Vertex AI / Gemini API</w:t>
            </w:r>
          </w:p>
        </w:tc>
        <w:tc>
          <w:tcPr>
            <w:tcW w:type="dxa" w:w="69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AI integration — production AI features inside your products</w:t>
            </w:r>
          </w:p>
        </w:tc>
      </w:tr>
      <w:tr>
        <w:tc>
          <w:tcPr>
            <w:tcW w:type="dxa" w:w="2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Cloud Build</w:t>
            </w:r>
          </w:p>
        </w:tc>
        <w:tc>
          <w:tcPr>
            <w:tcW w:type="dxa" w:w="69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CI/CD — auto-deploys on GitHub push</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Secret Manager</w:t>
            </w:r>
          </w:p>
        </w:tc>
        <w:tc>
          <w:tcPr>
            <w:tcW w:type="dxa" w:w="69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API key + credential storage — never hardcode secrets</w:t>
            </w:r>
          </w:p>
        </w:tc>
      </w:tr>
      <w:tr>
        <w:tc>
          <w:tcPr>
            <w:tcW w:type="dxa" w:w="2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Cloud Monitoring + Logging</w:t>
            </w:r>
          </w:p>
        </w:tc>
        <w:tc>
          <w:tcPr>
            <w:tcW w:type="dxa" w:w="69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Observability — free at early scale</w:t>
            </w:r>
          </w:p>
        </w:tc>
      </w:tr>
    </w:tbl>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Payments, Email &amp;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96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Stripe</w:t>
            </w:r>
          </w:p>
        </w:tc>
        <w:tc>
          <w:tcPr>
            <w:tcW w:type="dxa" w:w="69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Checkout + Subscriptions + Customer Portal + Webhooks</w:t>
            </w:r>
          </w:p>
        </w:tc>
      </w:tr>
      <w:tr>
        <w:tc>
          <w:tcPr>
            <w:tcW w:type="dxa" w:w="2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Resend</w:t>
            </w:r>
          </w:p>
        </w:tc>
        <w:tc>
          <w:tcPr>
            <w:tcW w:type="dxa" w:w="69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Transactional email + onboarding sequences (3K free/month)</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Crisp or Intercom Starter</w:t>
            </w:r>
          </w:p>
        </w:tc>
        <w:tc>
          <w:tcPr>
            <w:tcW w:type="dxa" w:w="69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In-app chat support — consider after first 20 paying users</w:t>
            </w:r>
          </w:p>
        </w:tc>
      </w:tr>
      <w:tr>
        <w:tc>
          <w:tcPr>
            <w:tcW w:type="dxa" w:w="2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Notion or GitBook</w:t>
            </w:r>
          </w:p>
        </w:tc>
        <w:tc>
          <w:tcPr>
            <w:tcW w:type="dxa" w:w="69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Self-serve knowledge base + FAQ — reduces support volume</w:t>
            </w:r>
          </w:p>
        </w:tc>
      </w:tr>
    </w:tbl>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Research &amp;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96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G2 / Capterra</w:t>
            </w:r>
          </w:p>
        </w:tc>
        <w:tc>
          <w:tcPr>
            <w:tcW w:type="dxa" w:w="69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1-star review mining for competitor pain points</w:t>
            </w:r>
          </w:p>
        </w:tc>
      </w:tr>
      <w:tr>
        <w:tc>
          <w:tcPr>
            <w:tcW w:type="dxa" w:w="2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SimilarWeb</w:t>
            </w:r>
          </w:p>
        </w:tc>
        <w:tc>
          <w:tcPr>
            <w:tcW w:type="dxa" w:w="69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Competitor traffic analysis and source breakdown</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Exploding Topics</w:t>
            </w:r>
          </w:p>
        </w:tc>
        <w:tc>
          <w:tcPr>
            <w:tcW w:type="dxa" w:w="69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Emerging niche trend discovery</w:t>
            </w:r>
          </w:p>
        </w:tc>
      </w:tr>
      <w:tr>
        <w:tc>
          <w:tcPr>
            <w:tcW w:type="dxa" w:w="2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Indie Hackers</w:t>
            </w:r>
          </w:p>
        </w:tc>
        <w:tc>
          <w:tcPr>
            <w:tcW w:type="dxa" w:w="69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Community validation + public MRR benchmark data</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LinkedIn Sales Navigator</w:t>
            </w:r>
          </w:p>
        </w:tc>
        <w:tc>
          <w:tcPr>
            <w:tcW w:type="dxa" w:w="69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B2B target user identification and direct outreach</w:t>
            </w:r>
          </w:p>
        </w:tc>
      </w:tr>
    </w:tbl>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Distribution &amp; Marketing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696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Strategy</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ProductHunt</w:t>
            </w:r>
          </w:p>
        </w:tc>
        <w:tc>
          <w:tcPr>
            <w:tcW w:type="dxa" w:w="69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Launch spike — 200–500 trial signups in 24 hours for well-executed launches</w:t>
            </w:r>
          </w:p>
        </w:tc>
      </w:tr>
      <w:tr>
        <w:tc>
          <w:tcPr>
            <w:tcW w:type="dxa" w:w="2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Indie Hackers</w:t>
            </w:r>
          </w:p>
        </w:tc>
        <w:tc>
          <w:tcPr>
            <w:tcW w:type="dxa" w:w="69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Community seeding + build-in-public narrative</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LinkedIn</w:t>
            </w:r>
          </w:p>
        </w:tc>
        <w:tc>
          <w:tcPr>
            <w:tcW w:type="dxa" w:w="69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B2B niche targeting — your industrial automation audience lives here</w:t>
            </w:r>
          </w:p>
        </w:tc>
      </w:tr>
      <w:tr>
        <w:tc>
          <w:tcPr>
            <w:tcW w:type="dxa" w:w="2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Reddit</w:t>
            </w:r>
          </w:p>
        </w:tc>
        <w:tc>
          <w:tcPr>
            <w:tcW w:type="dxa" w:w="69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r/SaaS, r/microsaas, vertical-specific subreddits for community seeding</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Plausible Analytics</w:t>
            </w:r>
          </w:p>
        </w:tc>
        <w:tc>
          <w:tcPr>
            <w:tcW w:type="dxa" w:w="69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Privacy-first analytics ($9/month) — GDPR compliant, lightweight</w:t>
            </w:r>
          </w:p>
        </w:tc>
      </w:tr>
    </w:tbl>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Acquisition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696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Acquire.com</w:t>
            </w:r>
          </w:p>
        </w:tc>
        <w:tc>
          <w:tcPr>
            <w:tcW w:type="dxa" w:w="69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Largest dedicated SaaS marketplace — free to browse, thousands of listings</w:t>
            </w:r>
          </w:p>
        </w:tc>
      </w:tr>
      <w:tr>
        <w:tc>
          <w:tcPr>
            <w:tcW w:type="dxa" w:w="24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Flippa</w:t>
            </w:r>
          </w:p>
        </w:tc>
        <w:tc>
          <w:tcPr>
            <w:tcW w:type="dxa" w:w="69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Broader range — includes content sites, apps, domains, and SaaS</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Microns.io</w:t>
            </w:r>
          </w:p>
        </w:tc>
        <w:tc>
          <w:tcPr>
            <w:tcW w:type="dxa" w:w="69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Micro-deal marketplace — smaller deals typically under $50K</w:t>
            </w:r>
          </w:p>
        </w:tc>
      </w:tr>
    </w:tbl>
    <w:p>
      <w:r>
        <w:br w:type="page"/>
      </w:r>
    </w:p>
    <w:p>
      <w:pPr>
        <w:pStyle w:val="Heading1"/>
        <w:pBdr>
          <w:bottom w:val="single" w:color="0D7377" w:sz="8" w:space="1"/>
        </w:pBdr>
        <w:shd w:fill="1B2A4A" w:val="clear"/>
        <w:spacing w:after="240" w:before="360"/>
        <w:ind w:left="160"/>
      </w:pPr>
      <w:r>
        <w:rPr>
          <w:rFonts w:ascii="Arial" w:cs="Arial" w:eastAsia="Arial" w:hAnsi="Arial"/>
          <w:b/>
          <w:bCs/>
          <w:color w:val="FFFFFF"/>
          <w:sz w:val="32"/>
          <w:szCs w:val="32"/>
        </w:rPr>
        <w:t xml:space="preserve">13  FINAL VERDICT &amp; EXECUTION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0D7377" w:sz="16"/>
              <w:bottom w:val="none"/>
              <w:right w:val="none"/>
            </w:tcBorders>
            <w:shd w:fill="D5E8D4" w:val="clear"/>
            <w:tcMar>
              <w:top w:type="dxa" w:w="120"/>
              <w:left w:type="dxa" w:w="200"/>
              <w:bottom w:type="dxa" w:w="120"/>
              <w:right w:type="dxa" w:w="200"/>
            </w:tcMar>
          </w:tcPr>
          <w:p>
            <w:r>
              <w:rPr>
                <w:rFonts w:ascii="Arial" w:cs="Arial" w:eastAsia="Arial" w:hAnsi="Arial"/>
                <w:i/>
                <w:iCs/>
                <w:color w:val="1B2A4A"/>
                <w:sz w:val="20"/>
                <w:szCs w:val="20"/>
              </w:rPr>
              <w:t xml:space="preserve">THE MODEL IS SOUND. THE EXECUTION IS HARD. The Micro-SaaS Factory powered by AI coding agents and GCP-native infrastructure is not hype — it is a structurally sound, timing-advantaged business model with documented precedent from founders who have proven it works. The technology is real. The market is real. The income potential is real.</w:t>
            </w:r>
          </w:p>
        </w:tc>
      </w:tr>
    </w:tbl>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The Five Reasons Most Attempts Fail</w:t>
      </w:r>
    </w:p>
    <w:p>
      <w:pPr>
        <w:pStyle w:val="ListParagraph"/>
        <w:numPr>
          <w:ilvl w:val="0"/>
          <w:numId w:val="3"/>
        </w:numPr>
        <w:spacing w:after="40" w:before="40"/>
      </w:pPr>
      <w:r>
        <w:rPr>
          <w:rFonts w:ascii="Arial" w:cs="Arial" w:eastAsia="Arial" w:hAnsi="Arial"/>
          <w:color w:val="1A1A2E"/>
          <w:sz w:val="20"/>
          <w:szCs w:val="20"/>
        </w:rPr>
        <w:t xml:space="preserve">They built before they validated — solved a problem nobody actually has or nobody will pay to fix</w:t>
      </w:r>
    </w:p>
    <w:p>
      <w:pPr>
        <w:pStyle w:val="ListParagraph"/>
        <w:numPr>
          <w:ilvl w:val="0"/>
          <w:numId w:val="3"/>
        </w:numPr>
        <w:spacing w:after="40" w:before="40"/>
      </w:pPr>
      <w:r>
        <w:rPr>
          <w:rFonts w:ascii="Arial" w:cs="Arial" w:eastAsia="Arial" w:hAnsi="Arial"/>
          <w:color w:val="1A1A2E"/>
          <w:sz w:val="20"/>
          <w:szCs w:val="20"/>
        </w:rPr>
        <w:t xml:space="preserve">They ignored distribution — a great product nobody discovers earns exactly $0</w:t>
      </w:r>
    </w:p>
    <w:p>
      <w:pPr>
        <w:pStyle w:val="ListParagraph"/>
        <w:numPr>
          <w:ilvl w:val="0"/>
          <w:numId w:val="3"/>
        </w:numPr>
        <w:spacing w:after="40" w:before="40"/>
      </w:pPr>
      <w:r>
        <w:rPr>
          <w:rFonts w:ascii="Arial" w:cs="Arial" w:eastAsia="Arial" w:hAnsi="Arial"/>
          <w:color w:val="1A1A2E"/>
          <w:sz w:val="20"/>
          <w:szCs w:val="20"/>
        </w:rPr>
        <w:t xml:space="preserve">They scaled the portfolio before stabilizing the base — spreading thin, driving churn, burning out across multiple simultaneous crises</w:t>
      </w:r>
    </w:p>
    <w:p>
      <w:pPr>
        <w:pStyle w:val="ListParagraph"/>
        <w:numPr>
          <w:ilvl w:val="0"/>
          <w:numId w:val="3"/>
        </w:numPr>
        <w:spacing w:after="40" w:before="40"/>
      </w:pPr>
      <w:r>
        <w:rPr>
          <w:rFonts w:ascii="Arial" w:cs="Arial" w:eastAsia="Arial" w:hAnsi="Arial"/>
          <w:color w:val="1A1A2E"/>
          <w:sz w:val="20"/>
          <w:szCs w:val="20"/>
        </w:rPr>
        <w:t xml:space="preserve">They shipped Codex code without review in payment and auth flows — one security incident destroys user trust irrecoverably</w:t>
      </w:r>
    </w:p>
    <w:p>
      <w:pPr>
        <w:pStyle w:val="ListParagraph"/>
        <w:numPr>
          <w:ilvl w:val="0"/>
          <w:numId w:val="3"/>
        </w:numPr>
        <w:spacing w:after="40" w:before="40"/>
      </w:pPr>
      <w:r>
        <w:rPr>
          <w:rFonts w:ascii="Arial" w:cs="Arial" w:eastAsia="Arial" w:hAnsi="Arial"/>
          <w:color w:val="1A1A2E"/>
          <w:sz w:val="20"/>
          <w:szCs w:val="20"/>
        </w:rPr>
        <w:t xml:space="preserve">They built thin AI wrappers with no structural moat — systematically absorbed by foundation model providers within 12 months</w:t>
      </w:r>
    </w:p>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The Five Non-Negotiable Execution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56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Means in Practice</w:t>
            </w:r>
          </w:p>
        </w:tc>
      </w:tr>
      <w:tr>
        <w:tc>
          <w:tcPr>
            <w:tcW w:type="dxa" w:w="28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1. Validate BEFORE building</w:t>
            </w:r>
          </w:p>
        </w:tc>
        <w:tc>
          <w:tcPr>
            <w:tcW w:type="dxa" w:w="65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10 DMs and 3 enthusiastic 'yes' responses is the bar. No exceptions. No 'I'll validate after I see the MVP.' The validation IS the MVP.</w:t>
            </w:r>
          </w:p>
        </w:tc>
      </w:tr>
      <w:tr>
        <w:tc>
          <w:tcPr>
            <w:tcW w:type="dxa" w:w="28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2. Build VERTICAL, not horizontal</w:t>
            </w:r>
          </w:p>
        </w:tc>
        <w:tc>
          <w:tcPr>
            <w:tcW w:type="dxa" w:w="65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Solve one specific problem for one specific professional context better than any general-purpose tool can. This is your permanent moat. Your industrial automation expertise makes this uniquely achievable.</w:t>
            </w:r>
          </w:p>
        </w:tc>
      </w:tr>
      <w:tr>
        <w:tc>
          <w:tcPr>
            <w:tcW w:type="dxa" w:w="28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3. Distribute as hard as you build</w:t>
            </w:r>
          </w:p>
        </w:tc>
        <w:tc>
          <w:tcPr>
            <w:tcW w:type="dxa" w:w="65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Distribution is a first-class product decision, not an afterthought. Budget equal time and strategic investment for getting users as for building features.</w:t>
            </w:r>
          </w:p>
        </w:tc>
      </w:tr>
      <w:tr>
        <w:tc>
          <w:tcPr>
            <w:tcW w:type="dxa" w:w="280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B2A4A"/>
                <w:sz w:val="19"/>
                <w:szCs w:val="19"/>
              </w:rPr>
              <w:t xml:space="preserve">4. Maintenance mode before product #2</w:t>
            </w:r>
          </w:p>
        </w:tc>
        <w:tc>
          <w:tcPr>
            <w:tcW w:type="dxa" w:w="6560"/>
            <w:tcBorders>
              <w:top w:val="single" w:color="C5CDD8" w:sz="1"/>
              <w:left w:val="single" w:color="C5CDD8" w:sz="1"/>
              <w:bottom w:val="single" w:color="C5CDD8" w:sz="1"/>
              <w:right w:val="single" w:color="C5CDD8" w:sz="1"/>
            </w:tcBorders>
            <w:shd w:fill="F4F6F9" w:val="clear"/>
            <w:tcMar>
              <w:top w:type="dxa" w:w="80"/>
              <w:left w:type="dxa" w:w="120"/>
              <w:bottom w:type="dxa" w:w="80"/>
              <w:right w:type="dxa" w:w="120"/>
            </w:tcMar>
          </w:tcPr>
          <w:p>
            <w:r>
              <w:rPr>
                <w:rFonts w:ascii="Arial" w:cs="Arial" w:eastAsia="Arial" w:hAnsi="Arial"/>
                <w:color w:val="1A1A2E"/>
                <w:sz w:val="19"/>
                <w:szCs w:val="19"/>
              </w:rPr>
              <w:t xml:space="preserve">The factory only works if each unit can run with minimal ongoing input. Never start the next product before the current one passes all five gate checks.</w:t>
            </w:r>
          </w:p>
        </w:tc>
      </w:tr>
      <w:tr>
        <w:tc>
          <w:tcPr>
            <w:tcW w:type="dxa" w:w="28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B2A4A"/>
                <w:sz w:val="19"/>
                <w:szCs w:val="19"/>
              </w:rPr>
              <w:t xml:space="preserve">5. Review every PR before shipping</w:t>
            </w:r>
          </w:p>
        </w:tc>
        <w:tc>
          <w:tcPr>
            <w:tcW w:type="dxa" w:w="65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Arial" w:cs="Arial" w:eastAsia="Arial" w:hAnsi="Arial"/>
                <w:color w:val="1A1A2E"/>
                <w:sz w:val="19"/>
                <w:szCs w:val="19"/>
              </w:rPr>
              <w:t xml:space="preserve">The speed gain from Codex is real and substantial. The accountability for what ships never disappears. Auth and payments code: line-by-line, every time.</w:t>
            </w:r>
          </w:p>
        </w:tc>
      </w:tr>
    </w:tbl>
    <w:p>
      <w:pPr>
        <w:spacing w:after="120" w:before="0"/>
      </w:pPr>
    </w:p>
    <w:p>
      <w:pPr>
        <w:pStyle w:val="Heading2"/>
        <w:pBdr>
          <w:bottom w:val="single" w:color="0D7377" w:sz="4" w:space="1"/>
        </w:pBdr>
        <w:spacing w:after="120" w:before="280"/>
      </w:pPr>
      <w:r>
        <w:rPr>
          <w:rFonts w:ascii="Arial" w:cs="Arial" w:eastAsia="Arial" w:hAnsi="Arial"/>
          <w:b/>
          <w:bCs/>
          <w:color w:val="1B2A4A"/>
          <w:sz w:val="26"/>
          <w:szCs w:val="26"/>
        </w:rPr>
        <w:t xml:space="preserve">The Single Most Important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F5A623" w:sz="24"/>
              <w:bottom w:val="none"/>
              <w:right w:val="none"/>
            </w:tcBorders>
            <w:shd w:fill="1B2A4A" w:val="clear"/>
            <w:tcMar>
              <w:top w:type="dxa" w:w="200"/>
              <w:left w:type="dxa" w:w="300"/>
              <w:bottom w:type="dxa" w:w="200"/>
              <w:right w:type="dxa" w:w="300"/>
            </w:tcMar>
          </w:tcPr>
          <w:p>
            <w:pPr>
              <w:jc w:val="left"/>
            </w:pPr>
            <w:r>
              <w:rPr>
                <w:rFonts w:ascii="Arial" w:cs="Arial" w:eastAsia="Arial" w:hAnsi="Arial"/>
                <w:i/>
                <w:iCs/>
                <w:color w:val="FFFFFF"/>
                <w:sz w:val="22"/>
                <w:szCs w:val="22"/>
              </w:rPr>
              <w:t xml:space="preserve">Codex gives you the engineering capacity of a small team. Your actual competitive edge is still the quality of the niche you choose and how well you understand the human inside it. AI-generated code is cheap and abundant. Market insight, customer empathy, domain expertise, and distribution intelligence are still scarce. That is where your effort belongs — and that is precisely where your 12+ years of industrial automation experience gives you an edge no pure-software founder can replicate.</w:t>
            </w:r>
          </w:p>
        </w:tc>
      </w:tr>
    </w:tbl>
    <w:p>
      <w:pPr>
        <w:spacing w:after="120" w:before="160"/>
      </w:pPr>
    </w:p>
    <w:p>
      <w:pPr>
        <w:pStyle w:val="Heading2"/>
        <w:pBdr>
          <w:bottom w:val="single" w:color="0D7377" w:sz="4" w:space="1"/>
        </w:pBdr>
        <w:spacing w:after="120" w:before="280"/>
      </w:pPr>
      <w:r>
        <w:rPr>
          <w:rFonts w:ascii="Arial" w:cs="Arial" w:eastAsia="Arial" w:hAnsi="Arial"/>
          <w:b/>
          <w:bCs/>
          <w:color w:val="1B2A4A"/>
          <w:sz w:val="26"/>
          <w:szCs w:val="26"/>
        </w:rPr>
        <w:t xml:space="preserve">Your Immediate Next Actions (Priority Order)</w:t>
      </w:r>
    </w:p>
    <w:p>
      <w:pPr>
        <w:pStyle w:val="ListParagraph"/>
        <w:numPr>
          <w:ilvl w:val="0"/>
          <w:numId w:val="3"/>
        </w:numPr>
        <w:spacing w:after="40" w:before="40"/>
      </w:pPr>
      <w:r>
        <w:rPr>
          <w:rFonts w:ascii="Arial" w:cs="Arial" w:eastAsia="Arial" w:hAnsi="Arial"/>
          <w:color w:val="1A1A2E"/>
          <w:sz w:val="20"/>
          <w:szCs w:val="20"/>
        </w:rPr>
        <w:t xml:space="preserve">Verify GCP $300 trial status and upgrade to paid account (prevents suspension at trial end)</w:t>
      </w:r>
    </w:p>
    <w:p>
      <w:pPr>
        <w:pStyle w:val="ListParagraph"/>
        <w:numPr>
          <w:ilvl w:val="0"/>
          <w:numId w:val="3"/>
        </w:numPr>
        <w:spacing w:after="40" w:before="40"/>
      </w:pPr>
      <w:r>
        <w:rPr>
          <w:rFonts w:ascii="Arial" w:cs="Arial" w:eastAsia="Arial" w:hAnsi="Arial"/>
          <w:color w:val="1A1A2E"/>
          <w:sz w:val="20"/>
          <w:szCs w:val="20"/>
        </w:rPr>
        <w:t xml:space="preserve">Set billing alerts at $50, $100, $200 in GCP Billing console</w:t>
      </w:r>
    </w:p>
    <w:p>
      <w:pPr>
        <w:pStyle w:val="ListParagraph"/>
        <w:numPr>
          <w:ilvl w:val="0"/>
          <w:numId w:val="3"/>
        </w:numPr>
        <w:spacing w:after="40" w:before="40"/>
      </w:pPr>
      <w:r>
        <w:rPr>
          <w:rFonts w:ascii="Arial" w:cs="Arial" w:eastAsia="Arial" w:hAnsi="Arial"/>
          <w:color w:val="1A1A2E"/>
          <w:sz w:val="20"/>
          <w:szCs w:val="20"/>
        </w:rPr>
        <w:t xml:space="preserve">Select ONE vertical from Section 7 that aligns with your deepest domain expertise</w:t>
      </w:r>
    </w:p>
    <w:p>
      <w:pPr>
        <w:pStyle w:val="ListParagraph"/>
        <w:numPr>
          <w:ilvl w:val="0"/>
          <w:numId w:val="3"/>
        </w:numPr>
        <w:spacing w:after="40" w:before="40"/>
      </w:pPr>
      <w:r>
        <w:rPr>
          <w:rFonts w:ascii="Arial" w:cs="Arial" w:eastAsia="Arial" w:hAnsi="Arial"/>
          <w:color w:val="1A1A2E"/>
          <w:sz w:val="20"/>
          <w:szCs w:val="20"/>
        </w:rPr>
        <w:t xml:space="preserve">Spend Days 1–7 in research-only mode: Reddit, G2 reviews, Indie Hackers — no building</w:t>
      </w:r>
    </w:p>
    <w:p>
      <w:pPr>
        <w:pStyle w:val="ListParagraph"/>
        <w:numPr>
          <w:ilvl w:val="0"/>
          <w:numId w:val="3"/>
        </w:numPr>
        <w:spacing w:after="40" w:before="40"/>
      </w:pPr>
      <w:r>
        <w:rPr>
          <w:rFonts w:ascii="Arial" w:cs="Arial" w:eastAsia="Arial" w:hAnsi="Arial"/>
          <w:color w:val="1A1A2E"/>
          <w:sz w:val="20"/>
          <w:szCs w:val="20"/>
        </w:rPr>
        <w:t xml:space="preserve">Complete the 10-DM validation test — require 3+ enthusiastic yes responses before proceeding</w:t>
      </w:r>
    </w:p>
    <w:p>
      <w:pPr>
        <w:pStyle w:val="ListParagraph"/>
        <w:numPr>
          <w:ilvl w:val="0"/>
          <w:numId w:val="3"/>
        </w:numPr>
        <w:spacing w:after="40" w:before="40"/>
      </w:pPr>
      <w:r>
        <w:rPr>
          <w:rFonts w:ascii="Arial" w:cs="Arial" w:eastAsia="Arial" w:hAnsi="Arial"/>
          <w:color w:val="1A1A2E"/>
          <w:sz w:val="20"/>
          <w:szCs w:val="20"/>
        </w:rPr>
        <w:t xml:space="preserve">Write the one-page product spec before opening VS Code</w:t>
      </w:r>
    </w:p>
    <w:p>
      <w:pPr>
        <w:pStyle w:val="ListParagraph"/>
        <w:numPr>
          <w:ilvl w:val="0"/>
          <w:numId w:val="3"/>
        </w:numPr>
        <w:spacing w:after="40" w:before="40"/>
      </w:pPr>
      <w:r>
        <w:rPr>
          <w:rFonts w:ascii="Arial" w:cs="Arial" w:eastAsia="Arial" w:hAnsi="Arial"/>
          <w:color w:val="1A1A2E"/>
          <w:sz w:val="20"/>
          <w:szCs w:val="20"/>
        </w:rPr>
        <w:t xml:space="preserve">Begin 5-day build sprint with Codex when spec is locked and validation is confirmed</w:t>
      </w:r>
    </w:p>
    <w:p>
      <w:pPr>
        <w:spacing w:after="120" w:before="0"/>
      </w:pPr>
    </w:p>
    <w:p>
      <w:pPr>
        <w:spacing w:after="60" w:before="60"/>
      </w:pPr>
      <w:r>
        <w:rPr>
          <w:rFonts w:ascii="Arial" w:cs="Arial" w:eastAsia="Arial" w:hAnsi="Arial"/>
          <w:color w:val="6B7A8D"/>
          <w:sz w:val="20"/>
          <w:szCs w:val="20"/>
        </w:rPr>
        <w:t xml:space="preserve">This document synthesizes all three source documents (Deep Research Blueprint, GCP Stack Addendum, Credit Strategy) into a single production-grade execution plan. It is designed to be revisited at each phase transition — validation complete, build complete, launch complete, gate check complete — as a living strategic reference.</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1"/>
      </w:pBdr>
      <w:spacing w:before="80"/>
    </w:pPr>
    <w:r>
      <w:rPr>
        <w:rFonts w:ascii="Arial" w:cs="Arial" w:eastAsia="Arial" w:hAnsi="Arial"/>
        <w:color w:val="6B7A8D"/>
        <w:sz w:val="16"/>
        <w:szCs w:val="16"/>
      </w:rPr>
      <w:t xml:space="preserve">CONFIDENTIAL STRATEGY DOCUMENT     |     Page </w:t>
    </w:r>
    <w:r>
      <w:rPr>
        <w:rFonts w:ascii="Arial" w:cs="Arial" w:eastAsia="Arial" w:hAnsi="Arial"/>
        <w:b/>
        <w:bCs/>
        <w:color w:val="0D7377"/>
        <w:sz w:val="16"/>
        <w:szCs w:val="16"/>
      </w:rPr>
      <w:pgNum/>
    </w:r>
    <w:r>
      <w:rPr>
        <w:rFonts w:ascii="Arial" w:cs="Arial" w:eastAsia="Arial" w:hAnsi="Arial"/>
        <w:color w:val="6B7A8D"/>
        <w:sz w:val="16"/>
        <w:szCs w:val="16"/>
      </w:rPr>
      <w:t xml:space="preserve">     |     qantumlearn.academy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1"/>
      </w:pBdr>
      <w:spacing w:after="80"/>
    </w:pPr>
    <w:r>
      <w:rPr>
        <w:rFonts w:ascii="Arial" w:cs="Arial" w:eastAsia="Arial" w:hAnsi="Arial"/>
        <w:b/>
        <w:bCs/>
        <w:color w:val="1B2A4A"/>
        <w:sz w:val="16"/>
        <w:szCs w:val="16"/>
      </w:rPr>
      <w:t xml:space="preserve">MICRO-SAAS FACTORY — ULTIMATE BUILD &amp; MONETIZE PLAN</w:t>
    </w:r>
    <w:r>
      <w:rPr>
        <w:rFonts w:ascii="Arial" w:cs="Arial" w:eastAsia="Arial" w:hAnsi="Arial"/>
        <w:color w:val="6B7A8D"/>
        <w:sz w:val="16"/>
        <w:szCs w:val="16"/>
      </w:rPr>
      <w:t xml:space="preserve">     |     Nay Linn Aung     |     April 2026     |     GCP-Native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2A4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D73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2026-04-15T06:25:48.225Z</dcterms:created>
  <dcterms:modified xsi:type="dcterms:W3CDTF">2026-04-15T06:25:48.226Z</dcterms:modified>
</cp:coreProperties>
</file>

<file path=docProps/custom.xml><?xml version="1.0" encoding="utf-8"?>
<Properties xmlns="http://schemas.openxmlformats.org/officeDocument/2006/custom-properties" xmlns:vt="http://schemas.openxmlformats.org/officeDocument/2006/docPropsVTypes"/>
</file>